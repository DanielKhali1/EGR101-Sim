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8F2C1" w14:textId="67E2B5E4" w:rsidR="009C77AD" w:rsidRDefault="009C77AD" w:rsidP="009C77AD">
      <w:pPr>
        <w:spacing w:after="0" w:line="259" w:lineRule="auto"/>
        <w:ind w:left="-5"/>
        <w:jc w:val="center"/>
      </w:pPr>
      <w:r>
        <w:rPr>
          <w:sz w:val="41"/>
        </w:rPr>
        <w:t xml:space="preserve">System Design </w:t>
      </w:r>
      <w:r w:rsidR="00B633A5">
        <w:rPr>
          <w:sz w:val="41"/>
        </w:rPr>
        <w:t>Document</w:t>
      </w:r>
      <w:r>
        <w:rPr>
          <w:sz w:val="41"/>
        </w:rPr>
        <w:t xml:space="preserve"> for</w:t>
      </w:r>
    </w:p>
    <w:p w14:paraId="2BC4DB64" w14:textId="5C7E8514" w:rsidR="009C77AD" w:rsidRPr="00216E59" w:rsidRDefault="009C77AD" w:rsidP="00216E59">
      <w:pPr>
        <w:spacing w:after="0" w:line="259" w:lineRule="auto"/>
        <w:ind w:left="200"/>
        <w:jc w:val="center"/>
        <w:rPr>
          <w:sz w:val="28"/>
          <w:szCs w:val="28"/>
        </w:rPr>
      </w:pPr>
      <w:r>
        <w:rPr>
          <w:sz w:val="41"/>
        </w:rPr>
        <w:t>EGR101 Boe Bot Simulation Software</w:t>
      </w:r>
      <w:r>
        <w:br/>
      </w:r>
      <w:r>
        <w:rPr>
          <w:sz w:val="34"/>
        </w:rPr>
        <w:br/>
      </w:r>
      <w:r w:rsidRPr="00216E59">
        <w:rPr>
          <w:sz w:val="28"/>
          <w:szCs w:val="28"/>
        </w:rPr>
        <w:t>Emily Connearney</w:t>
      </w:r>
      <w:r w:rsidRPr="00216E59">
        <w:rPr>
          <w:sz w:val="28"/>
          <w:szCs w:val="28"/>
        </w:rPr>
        <w:br/>
        <w:t xml:space="preserve">Luke </w:t>
      </w:r>
      <w:r w:rsidR="00216E59" w:rsidRPr="00216E59">
        <w:rPr>
          <w:sz w:val="28"/>
          <w:szCs w:val="28"/>
        </w:rPr>
        <w:t>Crump</w:t>
      </w:r>
      <w:r w:rsidRPr="00216E59">
        <w:rPr>
          <w:sz w:val="28"/>
          <w:szCs w:val="28"/>
        </w:rPr>
        <w:br/>
        <w:t>Vivian Dang</w:t>
      </w:r>
      <w:r w:rsidRPr="00216E59">
        <w:rPr>
          <w:sz w:val="28"/>
          <w:szCs w:val="28"/>
        </w:rPr>
        <w:br/>
        <w:t>Keely Mashburn</w:t>
      </w:r>
      <w:r w:rsidRPr="00216E59">
        <w:rPr>
          <w:sz w:val="28"/>
          <w:szCs w:val="28"/>
        </w:rPr>
        <w:br/>
        <w:t>Daniel Khalil</w:t>
      </w:r>
    </w:p>
    <w:p w14:paraId="27F97EE9" w14:textId="7A105D92" w:rsidR="00216E59" w:rsidRDefault="00216E59" w:rsidP="009C77AD">
      <w:pPr>
        <w:spacing w:after="372" w:line="259" w:lineRule="auto"/>
        <w:ind w:left="1092" w:right="123"/>
        <w:jc w:val="left"/>
      </w:pPr>
      <w:r>
        <w:rPr>
          <w:noProof/>
        </w:rPr>
        <w:drawing>
          <wp:anchor distT="0" distB="0" distL="114300" distR="114300" simplePos="0" relativeHeight="251658240" behindDoc="0" locked="0" layoutInCell="1" allowOverlap="1" wp14:anchorId="661C9F25" wp14:editId="7982A335">
            <wp:simplePos x="0" y="0"/>
            <wp:positionH relativeFrom="margin">
              <wp:align>center</wp:align>
            </wp:positionH>
            <wp:positionV relativeFrom="paragraph">
              <wp:posOffset>10160</wp:posOffset>
            </wp:positionV>
            <wp:extent cx="3634740" cy="3358515"/>
            <wp:effectExtent l="0" t="0" r="3810" b="0"/>
            <wp:wrapNone/>
            <wp:docPr id="3" name="Picture 3" descr="ArduinoAsc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Ascii"/>
                    <pic:cNvPicPr>
                      <a:picLocks noChangeAspect="1" noChangeArrowheads="1"/>
                    </pic:cNvPicPr>
                  </pic:nvPicPr>
                  <pic:blipFill rotWithShape="1">
                    <a:blip r:embed="rId7">
                      <a:extLst>
                        <a:ext uri="{28A0092B-C50C-407E-A947-70E740481C1C}">
                          <a14:useLocalDpi xmlns:a14="http://schemas.microsoft.com/office/drawing/2010/main" val="0"/>
                        </a:ext>
                      </a:extLst>
                    </a:blip>
                    <a:srcRect r="27194"/>
                    <a:stretch/>
                  </pic:blipFill>
                  <pic:spPr bwMode="auto">
                    <a:xfrm>
                      <a:off x="0" y="0"/>
                      <a:ext cx="3634740" cy="3358515"/>
                    </a:xfrm>
                    <a:prstGeom prst="rect">
                      <a:avLst/>
                    </a:prstGeom>
                    <a:noFill/>
                    <a:ln>
                      <a:noFill/>
                    </a:ln>
                    <a:extLst>
                      <a:ext uri="{53640926-AAD7-44D8-BBD7-CCE9431645EC}">
                        <a14:shadowObscured xmlns:a14="http://schemas.microsoft.com/office/drawing/2010/main"/>
                      </a:ext>
                    </a:extLst>
                  </pic:spPr>
                </pic:pic>
              </a:graphicData>
            </a:graphic>
          </wp:anchor>
        </w:drawing>
      </w:r>
    </w:p>
    <w:p w14:paraId="004DE5F6" w14:textId="23BC2310" w:rsidR="00C855B5" w:rsidRDefault="00C855B5" w:rsidP="009C77AD">
      <w:pPr>
        <w:spacing w:after="372" w:line="259" w:lineRule="auto"/>
        <w:ind w:left="1092" w:right="123"/>
        <w:jc w:val="left"/>
      </w:pPr>
    </w:p>
    <w:p w14:paraId="0399EB91" w14:textId="7EA75B6C" w:rsidR="00216E59" w:rsidRDefault="00216E59" w:rsidP="009C77AD">
      <w:pPr>
        <w:spacing w:after="372" w:line="259" w:lineRule="auto"/>
        <w:ind w:left="1092" w:right="123"/>
        <w:jc w:val="left"/>
      </w:pPr>
    </w:p>
    <w:p w14:paraId="756B4374" w14:textId="2F07B7D9" w:rsidR="00216E59" w:rsidRDefault="00216E59" w:rsidP="009C77AD">
      <w:pPr>
        <w:spacing w:after="372" w:line="259" w:lineRule="auto"/>
        <w:ind w:left="1092" w:right="123"/>
        <w:jc w:val="left"/>
      </w:pPr>
    </w:p>
    <w:p w14:paraId="5624B94D" w14:textId="59E5A506" w:rsidR="00216E59" w:rsidRDefault="00216E59" w:rsidP="009C77AD">
      <w:pPr>
        <w:spacing w:after="372" w:line="259" w:lineRule="auto"/>
        <w:ind w:left="1092" w:right="123"/>
        <w:jc w:val="left"/>
      </w:pPr>
    </w:p>
    <w:p w14:paraId="59F8C027" w14:textId="36F0845E" w:rsidR="00216E59" w:rsidRDefault="00216E59" w:rsidP="009C77AD">
      <w:pPr>
        <w:spacing w:after="372" w:line="259" w:lineRule="auto"/>
        <w:ind w:left="1092" w:right="123"/>
        <w:jc w:val="left"/>
      </w:pPr>
    </w:p>
    <w:p w14:paraId="4412C8B7" w14:textId="1FAAE1A9" w:rsidR="00216E59" w:rsidRDefault="00216E59" w:rsidP="009C77AD">
      <w:pPr>
        <w:spacing w:after="372" w:line="259" w:lineRule="auto"/>
        <w:ind w:left="1092" w:right="123"/>
        <w:jc w:val="left"/>
      </w:pPr>
    </w:p>
    <w:p w14:paraId="16E900F0" w14:textId="03D5B04A" w:rsidR="00216E59" w:rsidRDefault="00216E59" w:rsidP="009C77AD">
      <w:pPr>
        <w:spacing w:after="372" w:line="259" w:lineRule="auto"/>
        <w:ind w:left="1092" w:right="123"/>
        <w:jc w:val="left"/>
      </w:pPr>
    </w:p>
    <w:p w14:paraId="37D8BABC" w14:textId="77777777" w:rsidR="00216E59" w:rsidRDefault="00216E59" w:rsidP="00216E59">
      <w:pPr>
        <w:spacing w:after="0" w:line="259" w:lineRule="auto"/>
        <w:ind w:left="1092" w:right="123"/>
        <w:jc w:val="left"/>
      </w:pPr>
    </w:p>
    <w:tbl>
      <w:tblPr>
        <w:tblStyle w:val="TableGrid1"/>
        <w:tblW w:w="9352" w:type="dxa"/>
        <w:tblInd w:w="4" w:type="dxa"/>
        <w:tblCellMar>
          <w:top w:w="40" w:type="dxa"/>
          <w:left w:w="124" w:type="dxa"/>
          <w:right w:w="115" w:type="dxa"/>
        </w:tblCellMar>
        <w:tblLook w:val="04A0" w:firstRow="1" w:lastRow="0" w:firstColumn="1" w:lastColumn="0" w:noHBand="0" w:noVBand="1"/>
      </w:tblPr>
      <w:tblGrid>
        <w:gridCol w:w="4676"/>
        <w:gridCol w:w="4676"/>
      </w:tblGrid>
      <w:tr w:rsidR="00C855B5" w14:paraId="6F3DB90E" w14:textId="77777777">
        <w:trPr>
          <w:trHeight w:val="297"/>
        </w:trPr>
        <w:tc>
          <w:tcPr>
            <w:tcW w:w="4676" w:type="dxa"/>
            <w:tcBorders>
              <w:top w:val="single" w:sz="3" w:space="0" w:color="000000"/>
              <w:left w:val="single" w:sz="3" w:space="0" w:color="000000"/>
              <w:bottom w:val="single" w:sz="3" w:space="0" w:color="000000"/>
              <w:right w:val="single" w:sz="3" w:space="0" w:color="000000"/>
            </w:tcBorders>
          </w:tcPr>
          <w:p w14:paraId="477BC105" w14:textId="77777777" w:rsidR="00C855B5" w:rsidRDefault="006648E2">
            <w:pPr>
              <w:spacing w:after="0" w:line="259" w:lineRule="auto"/>
              <w:ind w:left="0" w:right="0" w:firstLine="0"/>
              <w:jc w:val="left"/>
            </w:pPr>
            <w:r>
              <w:t>Version</w:t>
            </w:r>
          </w:p>
        </w:tc>
        <w:tc>
          <w:tcPr>
            <w:tcW w:w="4676" w:type="dxa"/>
            <w:tcBorders>
              <w:top w:val="single" w:sz="3" w:space="0" w:color="000000"/>
              <w:left w:val="single" w:sz="3" w:space="0" w:color="000000"/>
              <w:bottom w:val="single" w:sz="3" w:space="0" w:color="000000"/>
              <w:right w:val="single" w:sz="3" w:space="0" w:color="000000"/>
            </w:tcBorders>
          </w:tcPr>
          <w:p w14:paraId="71A8AE90" w14:textId="77777777" w:rsidR="00C855B5" w:rsidRDefault="006648E2">
            <w:pPr>
              <w:spacing w:after="0" w:line="259" w:lineRule="auto"/>
              <w:ind w:left="0" w:right="0" w:firstLine="0"/>
              <w:jc w:val="left"/>
            </w:pPr>
            <w:r>
              <w:t>Date</w:t>
            </w:r>
          </w:p>
        </w:tc>
      </w:tr>
      <w:tr w:rsidR="00C855B5" w14:paraId="3F800496" w14:textId="77777777" w:rsidTr="00216E59">
        <w:trPr>
          <w:trHeight w:val="464"/>
        </w:trPr>
        <w:tc>
          <w:tcPr>
            <w:tcW w:w="4676" w:type="dxa"/>
            <w:tcBorders>
              <w:top w:val="single" w:sz="3" w:space="0" w:color="000000"/>
              <w:left w:val="single" w:sz="3" w:space="0" w:color="000000"/>
              <w:bottom w:val="single" w:sz="3" w:space="0" w:color="000000"/>
              <w:right w:val="single" w:sz="3" w:space="0" w:color="000000"/>
            </w:tcBorders>
          </w:tcPr>
          <w:p w14:paraId="2DF139E9" w14:textId="11C97187" w:rsidR="00C855B5" w:rsidRDefault="009C77AD">
            <w:pPr>
              <w:spacing w:after="0" w:line="259" w:lineRule="auto"/>
              <w:ind w:left="0" w:right="0" w:firstLine="0"/>
              <w:jc w:val="left"/>
            </w:pPr>
            <w:r>
              <w:t>1.0</w:t>
            </w:r>
          </w:p>
        </w:tc>
        <w:tc>
          <w:tcPr>
            <w:tcW w:w="4676" w:type="dxa"/>
            <w:tcBorders>
              <w:top w:val="single" w:sz="3" w:space="0" w:color="000000"/>
              <w:left w:val="single" w:sz="3" w:space="0" w:color="000000"/>
              <w:bottom w:val="single" w:sz="3" w:space="0" w:color="000000"/>
              <w:right w:val="single" w:sz="3" w:space="0" w:color="000000"/>
            </w:tcBorders>
          </w:tcPr>
          <w:p w14:paraId="1A4761CF" w14:textId="10D1D1AF" w:rsidR="00C855B5" w:rsidRDefault="009C77AD">
            <w:pPr>
              <w:spacing w:after="0" w:line="259" w:lineRule="auto"/>
              <w:ind w:left="0" w:right="0" w:firstLine="0"/>
              <w:jc w:val="left"/>
            </w:pPr>
            <w:r>
              <w:t>9/22/2021</w:t>
            </w:r>
          </w:p>
        </w:tc>
      </w:tr>
      <w:tr w:rsidR="00C855B5" w14:paraId="35858855" w14:textId="77777777" w:rsidTr="00216E59">
        <w:trPr>
          <w:trHeight w:val="464"/>
        </w:trPr>
        <w:tc>
          <w:tcPr>
            <w:tcW w:w="4676" w:type="dxa"/>
            <w:tcBorders>
              <w:top w:val="single" w:sz="3" w:space="0" w:color="000000"/>
              <w:left w:val="single" w:sz="3" w:space="0" w:color="000000"/>
              <w:bottom w:val="single" w:sz="3" w:space="0" w:color="000000"/>
              <w:right w:val="single" w:sz="3" w:space="0" w:color="000000"/>
            </w:tcBorders>
          </w:tcPr>
          <w:p w14:paraId="2D3CC5C9" w14:textId="78150BED" w:rsidR="00C855B5" w:rsidRDefault="00C855B5">
            <w:pPr>
              <w:spacing w:after="0" w:line="259" w:lineRule="auto"/>
              <w:ind w:left="0" w:right="0" w:firstLine="0"/>
              <w:jc w:val="left"/>
            </w:pPr>
          </w:p>
        </w:tc>
        <w:tc>
          <w:tcPr>
            <w:tcW w:w="4676" w:type="dxa"/>
            <w:tcBorders>
              <w:top w:val="single" w:sz="3" w:space="0" w:color="000000"/>
              <w:left w:val="single" w:sz="3" w:space="0" w:color="000000"/>
              <w:bottom w:val="single" w:sz="3" w:space="0" w:color="000000"/>
              <w:right w:val="single" w:sz="3" w:space="0" w:color="000000"/>
            </w:tcBorders>
          </w:tcPr>
          <w:p w14:paraId="0F7C7AF3" w14:textId="3376CF6E" w:rsidR="00C855B5" w:rsidRDefault="00C855B5">
            <w:pPr>
              <w:spacing w:after="0" w:line="259" w:lineRule="auto"/>
              <w:ind w:left="0" w:right="0" w:firstLine="0"/>
              <w:jc w:val="left"/>
            </w:pPr>
          </w:p>
        </w:tc>
      </w:tr>
      <w:tr w:rsidR="00C855B5" w14:paraId="02F0F4E2" w14:textId="77777777" w:rsidTr="00216E59">
        <w:trPr>
          <w:trHeight w:val="464"/>
        </w:trPr>
        <w:tc>
          <w:tcPr>
            <w:tcW w:w="4676" w:type="dxa"/>
            <w:tcBorders>
              <w:top w:val="single" w:sz="3" w:space="0" w:color="000000"/>
              <w:left w:val="single" w:sz="3" w:space="0" w:color="000000"/>
              <w:bottom w:val="single" w:sz="3" w:space="0" w:color="000000"/>
              <w:right w:val="single" w:sz="3" w:space="0" w:color="000000"/>
            </w:tcBorders>
          </w:tcPr>
          <w:p w14:paraId="5ECBE65D" w14:textId="5A7772AA" w:rsidR="00C855B5" w:rsidRDefault="00C855B5">
            <w:pPr>
              <w:spacing w:after="0" w:line="259" w:lineRule="auto"/>
              <w:ind w:left="0" w:right="0" w:firstLine="0"/>
              <w:jc w:val="left"/>
            </w:pPr>
          </w:p>
        </w:tc>
        <w:tc>
          <w:tcPr>
            <w:tcW w:w="4676" w:type="dxa"/>
            <w:tcBorders>
              <w:top w:val="single" w:sz="3" w:space="0" w:color="000000"/>
              <w:left w:val="single" w:sz="3" w:space="0" w:color="000000"/>
              <w:bottom w:val="single" w:sz="3" w:space="0" w:color="000000"/>
              <w:right w:val="single" w:sz="3" w:space="0" w:color="000000"/>
            </w:tcBorders>
          </w:tcPr>
          <w:p w14:paraId="4F51748C" w14:textId="70008979" w:rsidR="00C855B5" w:rsidRDefault="00C855B5">
            <w:pPr>
              <w:spacing w:after="0" w:line="259" w:lineRule="auto"/>
              <w:ind w:left="0" w:right="0" w:firstLine="0"/>
              <w:jc w:val="left"/>
            </w:pPr>
          </w:p>
        </w:tc>
      </w:tr>
      <w:tr w:rsidR="00C855B5" w14:paraId="5E830BD5" w14:textId="77777777" w:rsidTr="00216E59">
        <w:trPr>
          <w:trHeight w:val="464"/>
        </w:trPr>
        <w:tc>
          <w:tcPr>
            <w:tcW w:w="4676" w:type="dxa"/>
            <w:tcBorders>
              <w:top w:val="single" w:sz="3" w:space="0" w:color="000000"/>
              <w:left w:val="single" w:sz="3" w:space="0" w:color="000000"/>
              <w:bottom w:val="single" w:sz="3" w:space="0" w:color="000000"/>
              <w:right w:val="single" w:sz="3" w:space="0" w:color="000000"/>
            </w:tcBorders>
          </w:tcPr>
          <w:p w14:paraId="70EF234B" w14:textId="77777777" w:rsidR="00C855B5" w:rsidRDefault="00C855B5">
            <w:pPr>
              <w:spacing w:after="160" w:line="259" w:lineRule="auto"/>
              <w:ind w:left="0" w:right="0" w:firstLine="0"/>
              <w:jc w:val="left"/>
            </w:pPr>
          </w:p>
        </w:tc>
        <w:tc>
          <w:tcPr>
            <w:tcW w:w="4676" w:type="dxa"/>
            <w:tcBorders>
              <w:top w:val="single" w:sz="3" w:space="0" w:color="000000"/>
              <w:left w:val="single" w:sz="3" w:space="0" w:color="000000"/>
              <w:bottom w:val="single" w:sz="3" w:space="0" w:color="000000"/>
              <w:right w:val="single" w:sz="3" w:space="0" w:color="000000"/>
            </w:tcBorders>
          </w:tcPr>
          <w:p w14:paraId="2129DFFF" w14:textId="77777777" w:rsidR="00C855B5" w:rsidRDefault="00C855B5">
            <w:pPr>
              <w:spacing w:after="160" w:line="259" w:lineRule="auto"/>
              <w:ind w:left="0" w:right="0" w:firstLine="0"/>
              <w:jc w:val="left"/>
            </w:pPr>
          </w:p>
        </w:tc>
      </w:tr>
      <w:tr w:rsidR="00C855B5" w14:paraId="0B19F84E" w14:textId="77777777" w:rsidTr="00216E59">
        <w:trPr>
          <w:trHeight w:val="464"/>
        </w:trPr>
        <w:tc>
          <w:tcPr>
            <w:tcW w:w="4676" w:type="dxa"/>
            <w:tcBorders>
              <w:top w:val="single" w:sz="3" w:space="0" w:color="000000"/>
              <w:left w:val="single" w:sz="3" w:space="0" w:color="000000"/>
              <w:bottom w:val="single" w:sz="3" w:space="0" w:color="000000"/>
              <w:right w:val="single" w:sz="3" w:space="0" w:color="000000"/>
            </w:tcBorders>
          </w:tcPr>
          <w:p w14:paraId="6469CE2E" w14:textId="77777777" w:rsidR="00C855B5" w:rsidRDefault="00C855B5">
            <w:pPr>
              <w:spacing w:after="160" w:line="259" w:lineRule="auto"/>
              <w:ind w:left="0" w:right="0" w:firstLine="0"/>
              <w:jc w:val="left"/>
            </w:pPr>
          </w:p>
        </w:tc>
        <w:tc>
          <w:tcPr>
            <w:tcW w:w="4676" w:type="dxa"/>
            <w:tcBorders>
              <w:top w:val="single" w:sz="3" w:space="0" w:color="000000"/>
              <w:left w:val="single" w:sz="3" w:space="0" w:color="000000"/>
              <w:bottom w:val="single" w:sz="3" w:space="0" w:color="000000"/>
              <w:right w:val="single" w:sz="3" w:space="0" w:color="000000"/>
            </w:tcBorders>
          </w:tcPr>
          <w:p w14:paraId="4A17B8D1" w14:textId="77777777" w:rsidR="00C855B5" w:rsidRDefault="00C855B5">
            <w:pPr>
              <w:spacing w:after="160" w:line="259" w:lineRule="auto"/>
              <w:ind w:left="0" w:right="0" w:firstLine="0"/>
              <w:jc w:val="left"/>
            </w:pPr>
          </w:p>
        </w:tc>
      </w:tr>
      <w:tr w:rsidR="00216E59" w14:paraId="7E9CD4E3" w14:textId="77777777" w:rsidTr="00216E59">
        <w:trPr>
          <w:trHeight w:val="464"/>
        </w:trPr>
        <w:tc>
          <w:tcPr>
            <w:tcW w:w="4676" w:type="dxa"/>
            <w:tcBorders>
              <w:top w:val="single" w:sz="3" w:space="0" w:color="000000"/>
              <w:left w:val="single" w:sz="3" w:space="0" w:color="000000"/>
              <w:bottom w:val="single" w:sz="3" w:space="0" w:color="000000"/>
              <w:right w:val="single" w:sz="3" w:space="0" w:color="000000"/>
            </w:tcBorders>
          </w:tcPr>
          <w:p w14:paraId="75E94510" w14:textId="619FF51C" w:rsidR="00216E59" w:rsidRDefault="00216E59">
            <w:pPr>
              <w:spacing w:after="160" w:line="259" w:lineRule="auto"/>
              <w:ind w:left="0" w:right="0" w:firstLine="0"/>
              <w:jc w:val="left"/>
            </w:pPr>
          </w:p>
        </w:tc>
        <w:tc>
          <w:tcPr>
            <w:tcW w:w="4676" w:type="dxa"/>
            <w:tcBorders>
              <w:top w:val="single" w:sz="3" w:space="0" w:color="000000"/>
              <w:left w:val="single" w:sz="3" w:space="0" w:color="000000"/>
              <w:bottom w:val="single" w:sz="3" w:space="0" w:color="000000"/>
              <w:right w:val="single" w:sz="3" w:space="0" w:color="000000"/>
            </w:tcBorders>
          </w:tcPr>
          <w:p w14:paraId="110B6E8D" w14:textId="77777777" w:rsidR="00216E59" w:rsidRDefault="00216E59">
            <w:pPr>
              <w:spacing w:after="160" w:line="259" w:lineRule="auto"/>
              <w:ind w:left="0" w:right="0" w:firstLine="0"/>
              <w:jc w:val="left"/>
            </w:pPr>
          </w:p>
        </w:tc>
      </w:tr>
    </w:tbl>
    <w:sdt>
      <w:sdtPr>
        <w:id w:val="-1584980714"/>
        <w:docPartObj>
          <w:docPartGallery w:val="Table of Contents"/>
        </w:docPartObj>
      </w:sdtPr>
      <w:sdtEndPr/>
      <w:sdtContent>
        <w:commentRangeStart w:id="0" w:displacedByCustomXml="prev"/>
        <w:p w14:paraId="7E577BA9" w14:textId="77777777" w:rsidR="00C855B5" w:rsidRDefault="006648E2">
          <w:pPr>
            <w:spacing w:after="0" w:line="259" w:lineRule="auto"/>
            <w:ind w:left="-5" w:right="0"/>
            <w:jc w:val="left"/>
          </w:pPr>
          <w:r>
            <w:rPr>
              <w:b/>
              <w:sz w:val="34"/>
            </w:rPr>
            <w:t>Contents</w:t>
          </w:r>
        </w:p>
        <w:p w14:paraId="7D2FEC7D" w14:textId="77777777" w:rsidR="00C855B5" w:rsidRDefault="006648E2">
          <w:pPr>
            <w:pStyle w:val="TOC1"/>
            <w:tabs>
              <w:tab w:val="right" w:leader="dot" w:pos="9376"/>
            </w:tabs>
          </w:pPr>
          <w:r>
            <w:fldChar w:fldCharType="begin"/>
          </w:r>
          <w:r>
            <w:instrText xml:space="preserve"> TOC \o "1-3" \h \z \u </w:instrText>
          </w:r>
          <w:r>
            <w:fldChar w:fldCharType="separate"/>
          </w:r>
          <w:hyperlink w:anchor="_Toc18762">
            <w:r>
              <w:rPr>
                <w:rFonts w:ascii="Cambria" w:eastAsia="Cambria" w:hAnsi="Cambria" w:cs="Cambria"/>
                <w:b/>
                <w:sz w:val="24"/>
              </w:rPr>
              <w:t>1 Introduction</w:t>
            </w:r>
            <w:r>
              <w:tab/>
            </w:r>
            <w:r>
              <w:fldChar w:fldCharType="begin"/>
            </w:r>
            <w:r>
              <w:instrText>PAGEREF _Toc18762 \h</w:instrText>
            </w:r>
            <w:r>
              <w:fldChar w:fldCharType="separate"/>
            </w:r>
            <w:r>
              <w:rPr>
                <w:rFonts w:ascii="Cambria" w:eastAsia="Cambria" w:hAnsi="Cambria" w:cs="Cambria"/>
                <w:b/>
                <w:sz w:val="24"/>
              </w:rPr>
              <w:t>2</w:t>
            </w:r>
            <w:r>
              <w:fldChar w:fldCharType="end"/>
            </w:r>
          </w:hyperlink>
        </w:p>
        <w:p w14:paraId="32907F68" w14:textId="77777777" w:rsidR="00C855B5" w:rsidRDefault="00E16758">
          <w:pPr>
            <w:pStyle w:val="TOC2"/>
            <w:tabs>
              <w:tab w:val="right" w:leader="dot" w:pos="9376"/>
            </w:tabs>
          </w:pPr>
          <w:hyperlink w:anchor="_Toc18763">
            <w:r w:rsidR="006648E2">
              <w:rPr>
                <w:rFonts w:ascii="Cambria" w:eastAsia="Cambria" w:hAnsi="Cambria" w:cs="Cambria"/>
                <w:sz w:val="24"/>
              </w:rPr>
              <w:t>1.1 Purpose and Scope</w:t>
            </w:r>
            <w:r w:rsidR="006648E2">
              <w:tab/>
            </w:r>
            <w:r w:rsidR="006648E2">
              <w:fldChar w:fldCharType="begin"/>
            </w:r>
            <w:r w:rsidR="006648E2">
              <w:instrText>PAGEREF _Toc18763 \h</w:instrText>
            </w:r>
            <w:r w:rsidR="006648E2">
              <w:fldChar w:fldCharType="separate"/>
            </w:r>
            <w:r w:rsidR="006648E2">
              <w:rPr>
                <w:rFonts w:ascii="Cambria" w:eastAsia="Cambria" w:hAnsi="Cambria" w:cs="Cambria"/>
                <w:sz w:val="24"/>
              </w:rPr>
              <w:t>2</w:t>
            </w:r>
            <w:r w:rsidR="006648E2">
              <w:fldChar w:fldCharType="end"/>
            </w:r>
          </w:hyperlink>
        </w:p>
        <w:p w14:paraId="6C748654" w14:textId="77777777" w:rsidR="00C855B5" w:rsidRDefault="00E16758">
          <w:pPr>
            <w:pStyle w:val="TOC2"/>
            <w:tabs>
              <w:tab w:val="right" w:leader="dot" w:pos="9376"/>
            </w:tabs>
          </w:pPr>
          <w:hyperlink w:anchor="_Toc18764">
            <w:r w:rsidR="006648E2">
              <w:rPr>
                <w:rFonts w:ascii="Cambria" w:eastAsia="Cambria" w:hAnsi="Cambria" w:cs="Cambria"/>
                <w:sz w:val="24"/>
              </w:rPr>
              <w:t>1.2 Project Executive Summary</w:t>
            </w:r>
            <w:r w:rsidR="006648E2">
              <w:tab/>
            </w:r>
            <w:r w:rsidR="006648E2">
              <w:fldChar w:fldCharType="begin"/>
            </w:r>
            <w:r w:rsidR="006648E2">
              <w:instrText>PAGEREF _Toc18764 \h</w:instrText>
            </w:r>
            <w:r w:rsidR="006648E2">
              <w:fldChar w:fldCharType="separate"/>
            </w:r>
            <w:r w:rsidR="006648E2">
              <w:rPr>
                <w:rFonts w:ascii="Cambria" w:eastAsia="Cambria" w:hAnsi="Cambria" w:cs="Cambria"/>
                <w:sz w:val="24"/>
              </w:rPr>
              <w:t>2</w:t>
            </w:r>
            <w:r w:rsidR="006648E2">
              <w:fldChar w:fldCharType="end"/>
            </w:r>
          </w:hyperlink>
        </w:p>
        <w:p w14:paraId="4D5244A4" w14:textId="77777777" w:rsidR="00C855B5" w:rsidRDefault="00E16758">
          <w:pPr>
            <w:pStyle w:val="TOC3"/>
            <w:tabs>
              <w:tab w:val="right" w:leader="dot" w:pos="9376"/>
            </w:tabs>
          </w:pPr>
          <w:hyperlink w:anchor="_Toc18765">
            <w:r w:rsidR="006648E2">
              <w:rPr>
                <w:rFonts w:ascii="Cambria" w:eastAsia="Cambria" w:hAnsi="Cambria" w:cs="Cambria"/>
                <w:sz w:val="24"/>
              </w:rPr>
              <w:t>1.2.1 System Overview</w:t>
            </w:r>
            <w:r w:rsidR="006648E2">
              <w:tab/>
            </w:r>
            <w:r w:rsidR="006648E2">
              <w:fldChar w:fldCharType="begin"/>
            </w:r>
            <w:r w:rsidR="006648E2">
              <w:instrText>PAGEREF _Toc18765 \h</w:instrText>
            </w:r>
            <w:r w:rsidR="006648E2">
              <w:fldChar w:fldCharType="separate"/>
            </w:r>
            <w:r w:rsidR="006648E2">
              <w:rPr>
                <w:rFonts w:ascii="Cambria" w:eastAsia="Cambria" w:hAnsi="Cambria" w:cs="Cambria"/>
                <w:sz w:val="24"/>
              </w:rPr>
              <w:t>2</w:t>
            </w:r>
            <w:r w:rsidR="006648E2">
              <w:fldChar w:fldCharType="end"/>
            </w:r>
          </w:hyperlink>
        </w:p>
        <w:p w14:paraId="682038CB" w14:textId="77777777" w:rsidR="00C855B5" w:rsidRDefault="00E16758">
          <w:pPr>
            <w:pStyle w:val="TOC3"/>
            <w:tabs>
              <w:tab w:val="right" w:leader="dot" w:pos="9376"/>
            </w:tabs>
          </w:pPr>
          <w:hyperlink w:anchor="_Toc18766">
            <w:r w:rsidR="006648E2">
              <w:rPr>
                <w:rFonts w:ascii="Cambria" w:eastAsia="Cambria" w:hAnsi="Cambria" w:cs="Cambria"/>
                <w:sz w:val="24"/>
              </w:rPr>
              <w:t>1.2.2 Design Constraints</w:t>
            </w:r>
            <w:r w:rsidR="006648E2">
              <w:tab/>
            </w:r>
            <w:r w:rsidR="006648E2">
              <w:fldChar w:fldCharType="begin"/>
            </w:r>
            <w:r w:rsidR="006648E2">
              <w:instrText>PAGEREF _Toc18766 \h</w:instrText>
            </w:r>
            <w:r w:rsidR="006648E2">
              <w:fldChar w:fldCharType="separate"/>
            </w:r>
            <w:r w:rsidR="006648E2">
              <w:rPr>
                <w:rFonts w:ascii="Cambria" w:eastAsia="Cambria" w:hAnsi="Cambria" w:cs="Cambria"/>
                <w:sz w:val="24"/>
              </w:rPr>
              <w:t>4</w:t>
            </w:r>
            <w:r w:rsidR="006648E2">
              <w:fldChar w:fldCharType="end"/>
            </w:r>
          </w:hyperlink>
        </w:p>
        <w:p w14:paraId="372FAF32" w14:textId="77777777" w:rsidR="00C855B5" w:rsidRDefault="00E16758">
          <w:pPr>
            <w:pStyle w:val="TOC3"/>
            <w:tabs>
              <w:tab w:val="right" w:leader="dot" w:pos="9376"/>
            </w:tabs>
          </w:pPr>
          <w:hyperlink w:anchor="_Toc18767">
            <w:r w:rsidR="006648E2">
              <w:rPr>
                <w:rFonts w:ascii="Cambria" w:eastAsia="Cambria" w:hAnsi="Cambria" w:cs="Cambria"/>
                <w:sz w:val="24"/>
              </w:rPr>
              <w:t>1.2.3 Future Contingencies</w:t>
            </w:r>
            <w:r w:rsidR="006648E2">
              <w:tab/>
            </w:r>
            <w:r w:rsidR="006648E2">
              <w:fldChar w:fldCharType="begin"/>
            </w:r>
            <w:r w:rsidR="006648E2">
              <w:instrText>PAGEREF _Toc18767 \h</w:instrText>
            </w:r>
            <w:r w:rsidR="006648E2">
              <w:fldChar w:fldCharType="separate"/>
            </w:r>
            <w:r w:rsidR="006648E2">
              <w:rPr>
                <w:rFonts w:ascii="Cambria" w:eastAsia="Cambria" w:hAnsi="Cambria" w:cs="Cambria"/>
                <w:sz w:val="24"/>
              </w:rPr>
              <w:t>5</w:t>
            </w:r>
            <w:r w:rsidR="006648E2">
              <w:fldChar w:fldCharType="end"/>
            </w:r>
          </w:hyperlink>
        </w:p>
        <w:p w14:paraId="3B60D6C6" w14:textId="77777777" w:rsidR="00C855B5" w:rsidRDefault="00E16758">
          <w:pPr>
            <w:pStyle w:val="TOC2"/>
            <w:tabs>
              <w:tab w:val="right" w:leader="dot" w:pos="9376"/>
            </w:tabs>
          </w:pPr>
          <w:hyperlink w:anchor="_Toc18768">
            <w:r w:rsidR="006648E2">
              <w:rPr>
                <w:rFonts w:ascii="Cambria" w:eastAsia="Cambria" w:hAnsi="Cambria" w:cs="Cambria"/>
                <w:sz w:val="24"/>
              </w:rPr>
              <w:t>1.3 Document Organization</w:t>
            </w:r>
            <w:r w:rsidR="006648E2">
              <w:tab/>
            </w:r>
            <w:r w:rsidR="006648E2">
              <w:fldChar w:fldCharType="begin"/>
            </w:r>
            <w:r w:rsidR="006648E2">
              <w:instrText>PAGEREF _Toc18768 \h</w:instrText>
            </w:r>
            <w:r w:rsidR="006648E2">
              <w:fldChar w:fldCharType="separate"/>
            </w:r>
            <w:r w:rsidR="006648E2">
              <w:rPr>
                <w:rFonts w:ascii="Cambria" w:eastAsia="Cambria" w:hAnsi="Cambria" w:cs="Cambria"/>
                <w:sz w:val="24"/>
              </w:rPr>
              <w:t>5</w:t>
            </w:r>
            <w:r w:rsidR="006648E2">
              <w:fldChar w:fldCharType="end"/>
            </w:r>
          </w:hyperlink>
        </w:p>
        <w:p w14:paraId="0D1C39F5" w14:textId="77777777" w:rsidR="00C855B5" w:rsidRDefault="00E16758">
          <w:pPr>
            <w:pStyle w:val="TOC2"/>
            <w:tabs>
              <w:tab w:val="right" w:leader="dot" w:pos="9376"/>
            </w:tabs>
          </w:pPr>
          <w:hyperlink w:anchor="_Toc18769">
            <w:r w:rsidR="006648E2">
              <w:rPr>
                <w:rFonts w:ascii="Cambria" w:eastAsia="Cambria" w:hAnsi="Cambria" w:cs="Cambria"/>
                <w:sz w:val="24"/>
              </w:rPr>
              <w:t>1.4 Project References</w:t>
            </w:r>
            <w:r w:rsidR="006648E2">
              <w:tab/>
            </w:r>
            <w:r w:rsidR="006648E2">
              <w:fldChar w:fldCharType="begin"/>
            </w:r>
            <w:r w:rsidR="006648E2">
              <w:instrText>PAGEREF _Toc18769 \h</w:instrText>
            </w:r>
            <w:r w:rsidR="006648E2">
              <w:fldChar w:fldCharType="separate"/>
            </w:r>
            <w:r w:rsidR="006648E2">
              <w:rPr>
                <w:rFonts w:ascii="Cambria" w:eastAsia="Cambria" w:hAnsi="Cambria" w:cs="Cambria"/>
                <w:sz w:val="24"/>
              </w:rPr>
              <w:t>5</w:t>
            </w:r>
            <w:r w:rsidR="006648E2">
              <w:fldChar w:fldCharType="end"/>
            </w:r>
          </w:hyperlink>
        </w:p>
        <w:p w14:paraId="0EE81F2F" w14:textId="77777777" w:rsidR="00C855B5" w:rsidRDefault="00E16758">
          <w:pPr>
            <w:pStyle w:val="TOC2"/>
            <w:tabs>
              <w:tab w:val="right" w:leader="dot" w:pos="9376"/>
            </w:tabs>
          </w:pPr>
          <w:hyperlink w:anchor="_Toc18770">
            <w:r w:rsidR="006648E2">
              <w:rPr>
                <w:rFonts w:ascii="Cambria" w:eastAsia="Cambria" w:hAnsi="Cambria" w:cs="Cambria"/>
                <w:sz w:val="24"/>
              </w:rPr>
              <w:t>1.5 Glossary</w:t>
            </w:r>
            <w:r w:rsidR="006648E2">
              <w:tab/>
            </w:r>
            <w:r w:rsidR="006648E2">
              <w:fldChar w:fldCharType="begin"/>
            </w:r>
            <w:r w:rsidR="006648E2">
              <w:instrText>PAGEREF _Toc18770 \h</w:instrText>
            </w:r>
            <w:r w:rsidR="006648E2">
              <w:fldChar w:fldCharType="separate"/>
            </w:r>
            <w:r w:rsidR="006648E2">
              <w:rPr>
                <w:rFonts w:ascii="Cambria" w:eastAsia="Cambria" w:hAnsi="Cambria" w:cs="Cambria"/>
                <w:sz w:val="24"/>
              </w:rPr>
              <w:t>5</w:t>
            </w:r>
            <w:r w:rsidR="006648E2">
              <w:fldChar w:fldCharType="end"/>
            </w:r>
          </w:hyperlink>
        </w:p>
        <w:p w14:paraId="7A0103DF" w14:textId="77777777" w:rsidR="00C855B5" w:rsidRDefault="00E16758">
          <w:pPr>
            <w:pStyle w:val="TOC1"/>
            <w:tabs>
              <w:tab w:val="right" w:leader="dot" w:pos="9376"/>
            </w:tabs>
          </w:pPr>
          <w:hyperlink w:anchor="_Toc18771">
            <w:r w:rsidR="006648E2">
              <w:rPr>
                <w:rFonts w:ascii="Cambria" w:eastAsia="Cambria" w:hAnsi="Cambria" w:cs="Cambria"/>
                <w:b/>
                <w:sz w:val="24"/>
              </w:rPr>
              <w:t>2 System Architecture</w:t>
            </w:r>
            <w:r w:rsidR="006648E2">
              <w:tab/>
            </w:r>
            <w:r w:rsidR="006648E2">
              <w:fldChar w:fldCharType="begin"/>
            </w:r>
            <w:r w:rsidR="006648E2">
              <w:instrText>PAGEREF _Toc18771 \h</w:instrText>
            </w:r>
            <w:r w:rsidR="006648E2">
              <w:fldChar w:fldCharType="separate"/>
            </w:r>
            <w:r w:rsidR="006648E2">
              <w:rPr>
                <w:rFonts w:ascii="Cambria" w:eastAsia="Cambria" w:hAnsi="Cambria" w:cs="Cambria"/>
                <w:b/>
                <w:sz w:val="24"/>
              </w:rPr>
              <w:t>6</w:t>
            </w:r>
            <w:r w:rsidR="006648E2">
              <w:fldChar w:fldCharType="end"/>
            </w:r>
          </w:hyperlink>
        </w:p>
        <w:p w14:paraId="13FE6BE3" w14:textId="77777777" w:rsidR="00C855B5" w:rsidRDefault="00E16758">
          <w:pPr>
            <w:pStyle w:val="TOC2"/>
            <w:tabs>
              <w:tab w:val="right" w:leader="dot" w:pos="9376"/>
            </w:tabs>
          </w:pPr>
          <w:hyperlink w:anchor="_Toc18772">
            <w:r w:rsidR="006648E2">
              <w:rPr>
                <w:rFonts w:ascii="Cambria" w:eastAsia="Cambria" w:hAnsi="Cambria" w:cs="Cambria"/>
                <w:sz w:val="24"/>
              </w:rPr>
              <w:t>2.1 System Hardware Architecture</w:t>
            </w:r>
            <w:r w:rsidR="006648E2">
              <w:tab/>
            </w:r>
            <w:r w:rsidR="006648E2">
              <w:fldChar w:fldCharType="begin"/>
            </w:r>
            <w:r w:rsidR="006648E2">
              <w:instrText>PAGEREF _Toc18772 \h</w:instrText>
            </w:r>
            <w:r w:rsidR="006648E2">
              <w:fldChar w:fldCharType="separate"/>
            </w:r>
            <w:r w:rsidR="006648E2">
              <w:rPr>
                <w:rFonts w:ascii="Cambria" w:eastAsia="Cambria" w:hAnsi="Cambria" w:cs="Cambria"/>
                <w:sz w:val="24"/>
              </w:rPr>
              <w:t>6</w:t>
            </w:r>
            <w:r w:rsidR="006648E2">
              <w:fldChar w:fldCharType="end"/>
            </w:r>
          </w:hyperlink>
        </w:p>
        <w:p w14:paraId="227DB045" w14:textId="77777777" w:rsidR="00C855B5" w:rsidRDefault="00E16758">
          <w:pPr>
            <w:pStyle w:val="TOC2"/>
            <w:tabs>
              <w:tab w:val="right" w:leader="dot" w:pos="9376"/>
            </w:tabs>
          </w:pPr>
          <w:hyperlink w:anchor="_Toc18773">
            <w:r w:rsidR="006648E2">
              <w:rPr>
                <w:rFonts w:ascii="Cambria" w:eastAsia="Cambria" w:hAnsi="Cambria" w:cs="Cambria"/>
                <w:sz w:val="24"/>
              </w:rPr>
              <w:t>2.2 System Software Architecture</w:t>
            </w:r>
            <w:r w:rsidR="006648E2">
              <w:tab/>
            </w:r>
            <w:r w:rsidR="006648E2">
              <w:fldChar w:fldCharType="begin"/>
            </w:r>
            <w:r w:rsidR="006648E2">
              <w:instrText>PAGEREF _Toc18773 \h</w:instrText>
            </w:r>
            <w:r w:rsidR="006648E2">
              <w:fldChar w:fldCharType="separate"/>
            </w:r>
            <w:r w:rsidR="006648E2">
              <w:rPr>
                <w:rFonts w:ascii="Cambria" w:eastAsia="Cambria" w:hAnsi="Cambria" w:cs="Cambria"/>
                <w:sz w:val="24"/>
              </w:rPr>
              <w:t>9</w:t>
            </w:r>
            <w:r w:rsidR="006648E2">
              <w:fldChar w:fldCharType="end"/>
            </w:r>
          </w:hyperlink>
        </w:p>
        <w:p w14:paraId="4AE00183" w14:textId="77777777" w:rsidR="00C855B5" w:rsidRDefault="00E16758">
          <w:pPr>
            <w:pStyle w:val="TOC2"/>
            <w:tabs>
              <w:tab w:val="right" w:leader="dot" w:pos="9376"/>
            </w:tabs>
          </w:pPr>
          <w:hyperlink w:anchor="_Toc18774">
            <w:r w:rsidR="006648E2">
              <w:rPr>
                <w:rFonts w:ascii="Cambria" w:eastAsia="Cambria" w:hAnsi="Cambria" w:cs="Cambria"/>
                <w:sz w:val="24"/>
              </w:rPr>
              <w:t>2.3 Internal Communications Architecture</w:t>
            </w:r>
            <w:r w:rsidR="006648E2">
              <w:tab/>
            </w:r>
            <w:r w:rsidR="006648E2">
              <w:fldChar w:fldCharType="begin"/>
            </w:r>
            <w:r w:rsidR="006648E2">
              <w:instrText>PAGEREF _Toc18774 \h</w:instrText>
            </w:r>
            <w:r w:rsidR="006648E2">
              <w:fldChar w:fldCharType="separate"/>
            </w:r>
            <w:r w:rsidR="006648E2">
              <w:rPr>
                <w:rFonts w:ascii="Cambria" w:eastAsia="Cambria" w:hAnsi="Cambria" w:cs="Cambria"/>
                <w:sz w:val="24"/>
              </w:rPr>
              <w:t>10</w:t>
            </w:r>
            <w:r w:rsidR="006648E2">
              <w:fldChar w:fldCharType="end"/>
            </w:r>
          </w:hyperlink>
        </w:p>
        <w:p w14:paraId="0EA6CC25" w14:textId="77777777" w:rsidR="00C855B5" w:rsidRDefault="00E16758">
          <w:pPr>
            <w:pStyle w:val="TOC1"/>
            <w:tabs>
              <w:tab w:val="right" w:leader="dot" w:pos="9376"/>
            </w:tabs>
          </w:pPr>
          <w:hyperlink w:anchor="_Toc18775">
            <w:r w:rsidR="006648E2">
              <w:rPr>
                <w:rFonts w:ascii="Cambria" w:eastAsia="Cambria" w:hAnsi="Cambria" w:cs="Cambria"/>
                <w:b/>
                <w:sz w:val="24"/>
              </w:rPr>
              <w:t>3 Human-Machine Interface</w:t>
            </w:r>
            <w:r w:rsidR="006648E2">
              <w:tab/>
            </w:r>
            <w:r w:rsidR="006648E2">
              <w:fldChar w:fldCharType="begin"/>
            </w:r>
            <w:r w:rsidR="006648E2">
              <w:instrText>PAGEREF _Toc18775 \h</w:instrText>
            </w:r>
            <w:r w:rsidR="006648E2">
              <w:fldChar w:fldCharType="separate"/>
            </w:r>
            <w:r w:rsidR="006648E2">
              <w:rPr>
                <w:rFonts w:ascii="Cambria" w:eastAsia="Cambria" w:hAnsi="Cambria" w:cs="Cambria"/>
                <w:b/>
                <w:sz w:val="24"/>
              </w:rPr>
              <w:t>10</w:t>
            </w:r>
            <w:r w:rsidR="006648E2">
              <w:fldChar w:fldCharType="end"/>
            </w:r>
          </w:hyperlink>
        </w:p>
        <w:p w14:paraId="2FF25AD8" w14:textId="77777777" w:rsidR="00C855B5" w:rsidRDefault="00E16758">
          <w:pPr>
            <w:pStyle w:val="TOC2"/>
            <w:tabs>
              <w:tab w:val="right" w:leader="dot" w:pos="9376"/>
            </w:tabs>
          </w:pPr>
          <w:hyperlink w:anchor="_Toc18776">
            <w:r w:rsidR="006648E2">
              <w:rPr>
                <w:rFonts w:ascii="Cambria" w:eastAsia="Cambria" w:hAnsi="Cambria" w:cs="Cambria"/>
                <w:sz w:val="24"/>
              </w:rPr>
              <w:t>3.1 Inputs</w:t>
            </w:r>
            <w:r w:rsidR="006648E2">
              <w:tab/>
            </w:r>
            <w:r w:rsidR="006648E2">
              <w:fldChar w:fldCharType="begin"/>
            </w:r>
            <w:r w:rsidR="006648E2">
              <w:instrText>PAGEREF _Toc18776 \h</w:instrText>
            </w:r>
            <w:r w:rsidR="006648E2">
              <w:fldChar w:fldCharType="separate"/>
            </w:r>
            <w:r w:rsidR="006648E2">
              <w:rPr>
                <w:rFonts w:ascii="Cambria" w:eastAsia="Cambria" w:hAnsi="Cambria" w:cs="Cambria"/>
                <w:sz w:val="24"/>
              </w:rPr>
              <w:t>10</w:t>
            </w:r>
            <w:r w:rsidR="006648E2">
              <w:fldChar w:fldCharType="end"/>
            </w:r>
          </w:hyperlink>
        </w:p>
        <w:p w14:paraId="7F93DB2B" w14:textId="77777777" w:rsidR="00C855B5" w:rsidRDefault="00E16758">
          <w:pPr>
            <w:pStyle w:val="TOC2"/>
            <w:tabs>
              <w:tab w:val="right" w:leader="dot" w:pos="9376"/>
            </w:tabs>
          </w:pPr>
          <w:hyperlink w:anchor="_Toc18777">
            <w:r w:rsidR="006648E2">
              <w:rPr>
                <w:rFonts w:ascii="Cambria" w:eastAsia="Cambria" w:hAnsi="Cambria" w:cs="Cambria"/>
                <w:sz w:val="24"/>
              </w:rPr>
              <w:t>3.2 Outputs</w:t>
            </w:r>
            <w:r w:rsidR="006648E2">
              <w:tab/>
            </w:r>
            <w:r w:rsidR="006648E2">
              <w:fldChar w:fldCharType="begin"/>
            </w:r>
            <w:r w:rsidR="006648E2">
              <w:instrText>PAGEREF _Toc18777 \h</w:instrText>
            </w:r>
            <w:r w:rsidR="006648E2">
              <w:fldChar w:fldCharType="separate"/>
            </w:r>
            <w:r w:rsidR="006648E2">
              <w:rPr>
                <w:rFonts w:ascii="Cambria" w:eastAsia="Cambria" w:hAnsi="Cambria" w:cs="Cambria"/>
                <w:sz w:val="24"/>
              </w:rPr>
              <w:t>11</w:t>
            </w:r>
            <w:r w:rsidR="006648E2">
              <w:fldChar w:fldCharType="end"/>
            </w:r>
          </w:hyperlink>
        </w:p>
        <w:p w14:paraId="664C047E" w14:textId="77777777" w:rsidR="00C855B5" w:rsidRDefault="00E16758">
          <w:pPr>
            <w:pStyle w:val="TOC1"/>
            <w:tabs>
              <w:tab w:val="right" w:leader="dot" w:pos="9376"/>
            </w:tabs>
          </w:pPr>
          <w:hyperlink w:anchor="_Toc18778">
            <w:r w:rsidR="006648E2">
              <w:rPr>
                <w:rFonts w:ascii="Cambria" w:eastAsia="Cambria" w:hAnsi="Cambria" w:cs="Cambria"/>
                <w:b/>
                <w:sz w:val="24"/>
              </w:rPr>
              <w:t>4 Detailed Design</w:t>
            </w:r>
            <w:r w:rsidR="006648E2">
              <w:tab/>
            </w:r>
            <w:r w:rsidR="006648E2">
              <w:fldChar w:fldCharType="begin"/>
            </w:r>
            <w:r w:rsidR="006648E2">
              <w:instrText>PAGEREF _Toc18778 \h</w:instrText>
            </w:r>
            <w:r w:rsidR="006648E2">
              <w:fldChar w:fldCharType="separate"/>
            </w:r>
            <w:r w:rsidR="006648E2">
              <w:rPr>
                <w:rFonts w:ascii="Cambria" w:eastAsia="Cambria" w:hAnsi="Cambria" w:cs="Cambria"/>
                <w:b/>
                <w:sz w:val="24"/>
              </w:rPr>
              <w:t>12</w:t>
            </w:r>
            <w:r w:rsidR="006648E2">
              <w:fldChar w:fldCharType="end"/>
            </w:r>
          </w:hyperlink>
        </w:p>
        <w:p w14:paraId="0D5549FE" w14:textId="77777777" w:rsidR="00C855B5" w:rsidRDefault="00E16758">
          <w:pPr>
            <w:pStyle w:val="TOC2"/>
            <w:tabs>
              <w:tab w:val="right" w:leader="dot" w:pos="9376"/>
            </w:tabs>
          </w:pPr>
          <w:hyperlink w:anchor="_Toc18779">
            <w:r w:rsidR="006648E2">
              <w:rPr>
                <w:rFonts w:ascii="Cambria" w:eastAsia="Cambria" w:hAnsi="Cambria" w:cs="Cambria"/>
                <w:sz w:val="24"/>
              </w:rPr>
              <w:t>4.1 Hardware Detailed Design</w:t>
            </w:r>
            <w:r w:rsidR="006648E2">
              <w:tab/>
            </w:r>
            <w:r w:rsidR="006648E2">
              <w:fldChar w:fldCharType="begin"/>
            </w:r>
            <w:r w:rsidR="006648E2">
              <w:instrText>PAGEREF _Toc18779 \h</w:instrText>
            </w:r>
            <w:r w:rsidR="006648E2">
              <w:fldChar w:fldCharType="separate"/>
            </w:r>
            <w:r w:rsidR="006648E2">
              <w:rPr>
                <w:rFonts w:ascii="Cambria" w:eastAsia="Cambria" w:hAnsi="Cambria" w:cs="Cambria"/>
                <w:sz w:val="24"/>
              </w:rPr>
              <w:t>12</w:t>
            </w:r>
            <w:r w:rsidR="006648E2">
              <w:fldChar w:fldCharType="end"/>
            </w:r>
          </w:hyperlink>
        </w:p>
        <w:p w14:paraId="1C043E30" w14:textId="77777777" w:rsidR="00C855B5" w:rsidRDefault="00E16758">
          <w:pPr>
            <w:pStyle w:val="TOC2"/>
            <w:tabs>
              <w:tab w:val="right" w:leader="dot" w:pos="9376"/>
            </w:tabs>
          </w:pPr>
          <w:hyperlink w:anchor="_Toc18780">
            <w:r w:rsidR="006648E2">
              <w:rPr>
                <w:rFonts w:ascii="Cambria" w:eastAsia="Cambria" w:hAnsi="Cambria" w:cs="Cambria"/>
                <w:sz w:val="24"/>
              </w:rPr>
              <w:t>4.2 Software Detailed Design</w:t>
            </w:r>
            <w:r w:rsidR="006648E2">
              <w:tab/>
            </w:r>
            <w:r w:rsidR="006648E2">
              <w:fldChar w:fldCharType="begin"/>
            </w:r>
            <w:r w:rsidR="006648E2">
              <w:instrText>PAGEREF _Toc18780 \h</w:instrText>
            </w:r>
            <w:r w:rsidR="006648E2">
              <w:fldChar w:fldCharType="separate"/>
            </w:r>
            <w:r w:rsidR="006648E2">
              <w:rPr>
                <w:rFonts w:ascii="Cambria" w:eastAsia="Cambria" w:hAnsi="Cambria" w:cs="Cambria"/>
                <w:sz w:val="24"/>
              </w:rPr>
              <w:t>15</w:t>
            </w:r>
            <w:r w:rsidR="006648E2">
              <w:fldChar w:fldCharType="end"/>
            </w:r>
          </w:hyperlink>
        </w:p>
        <w:p w14:paraId="69D271A8" w14:textId="77777777" w:rsidR="00C855B5" w:rsidRDefault="00E16758">
          <w:pPr>
            <w:pStyle w:val="TOC3"/>
            <w:tabs>
              <w:tab w:val="right" w:leader="dot" w:pos="9376"/>
            </w:tabs>
          </w:pPr>
          <w:hyperlink w:anchor="_Toc18781">
            <w:r w:rsidR="006648E2">
              <w:rPr>
                <w:rFonts w:ascii="Cambria" w:eastAsia="Cambria" w:hAnsi="Cambria" w:cs="Cambria"/>
                <w:sz w:val="24"/>
              </w:rPr>
              <w:t>4.2.1 Base Station Subsystem</w:t>
            </w:r>
            <w:r w:rsidR="006648E2">
              <w:tab/>
            </w:r>
            <w:r w:rsidR="006648E2">
              <w:fldChar w:fldCharType="begin"/>
            </w:r>
            <w:r w:rsidR="006648E2">
              <w:instrText>PAGEREF _Toc18781 \h</w:instrText>
            </w:r>
            <w:r w:rsidR="006648E2">
              <w:fldChar w:fldCharType="separate"/>
            </w:r>
            <w:r w:rsidR="006648E2">
              <w:rPr>
                <w:rFonts w:ascii="Cambria" w:eastAsia="Cambria" w:hAnsi="Cambria" w:cs="Cambria"/>
                <w:sz w:val="24"/>
              </w:rPr>
              <w:t>16</w:t>
            </w:r>
            <w:r w:rsidR="006648E2">
              <w:fldChar w:fldCharType="end"/>
            </w:r>
          </w:hyperlink>
        </w:p>
        <w:p w14:paraId="495F190A" w14:textId="77777777" w:rsidR="00C855B5" w:rsidRDefault="00E16758">
          <w:pPr>
            <w:pStyle w:val="TOC3"/>
            <w:tabs>
              <w:tab w:val="right" w:leader="dot" w:pos="9376"/>
            </w:tabs>
          </w:pPr>
          <w:hyperlink w:anchor="_Toc18782">
            <w:r w:rsidR="006648E2">
              <w:rPr>
                <w:rFonts w:ascii="Cambria" w:eastAsia="Cambria" w:hAnsi="Cambria" w:cs="Cambria"/>
                <w:sz w:val="24"/>
              </w:rPr>
              <w:t>4.2.2 Communication Subsystem</w:t>
            </w:r>
            <w:r w:rsidR="006648E2">
              <w:tab/>
            </w:r>
            <w:r w:rsidR="006648E2">
              <w:fldChar w:fldCharType="begin"/>
            </w:r>
            <w:r w:rsidR="006648E2">
              <w:instrText>PAGEREF _Toc18782 \h</w:instrText>
            </w:r>
            <w:r w:rsidR="006648E2">
              <w:fldChar w:fldCharType="separate"/>
            </w:r>
            <w:r w:rsidR="006648E2">
              <w:rPr>
                <w:rFonts w:ascii="Cambria" w:eastAsia="Cambria" w:hAnsi="Cambria" w:cs="Cambria"/>
                <w:sz w:val="24"/>
              </w:rPr>
              <w:t>20</w:t>
            </w:r>
            <w:r w:rsidR="006648E2">
              <w:fldChar w:fldCharType="end"/>
            </w:r>
          </w:hyperlink>
        </w:p>
        <w:p w14:paraId="60507AC2" w14:textId="77777777" w:rsidR="00C855B5" w:rsidRDefault="00E16758">
          <w:pPr>
            <w:pStyle w:val="TOC3"/>
            <w:tabs>
              <w:tab w:val="right" w:leader="dot" w:pos="9376"/>
            </w:tabs>
          </w:pPr>
          <w:hyperlink w:anchor="_Toc18783">
            <w:r w:rsidR="006648E2">
              <w:rPr>
                <w:rFonts w:ascii="Cambria" w:eastAsia="Cambria" w:hAnsi="Cambria" w:cs="Cambria"/>
                <w:sz w:val="24"/>
              </w:rPr>
              <w:t>4.2.3 Demodulation System</w:t>
            </w:r>
            <w:r w:rsidR="006648E2">
              <w:tab/>
            </w:r>
            <w:r w:rsidR="006648E2">
              <w:fldChar w:fldCharType="begin"/>
            </w:r>
            <w:r w:rsidR="006648E2">
              <w:instrText>PAGEREF _Toc18783 \h</w:instrText>
            </w:r>
            <w:r w:rsidR="006648E2">
              <w:fldChar w:fldCharType="separate"/>
            </w:r>
            <w:r w:rsidR="006648E2">
              <w:rPr>
                <w:rFonts w:ascii="Cambria" w:eastAsia="Cambria" w:hAnsi="Cambria" w:cs="Cambria"/>
                <w:sz w:val="24"/>
              </w:rPr>
              <w:t>20</w:t>
            </w:r>
            <w:r w:rsidR="006648E2">
              <w:fldChar w:fldCharType="end"/>
            </w:r>
          </w:hyperlink>
        </w:p>
        <w:p w14:paraId="0A82546C" w14:textId="77777777" w:rsidR="00C855B5" w:rsidRDefault="00E16758">
          <w:pPr>
            <w:pStyle w:val="TOC3"/>
            <w:tabs>
              <w:tab w:val="right" w:leader="dot" w:pos="9376"/>
            </w:tabs>
          </w:pPr>
          <w:hyperlink w:anchor="_Toc18784">
            <w:r w:rsidR="006648E2">
              <w:rPr>
                <w:rFonts w:ascii="Cambria" w:eastAsia="Cambria" w:hAnsi="Cambria" w:cs="Cambria"/>
                <w:sz w:val="24"/>
              </w:rPr>
              <w:t>4.2.4 Telemetry Subsection</w:t>
            </w:r>
            <w:r w:rsidR="006648E2">
              <w:tab/>
            </w:r>
            <w:r w:rsidR="006648E2">
              <w:fldChar w:fldCharType="begin"/>
            </w:r>
            <w:r w:rsidR="006648E2">
              <w:instrText>PAGEREF _Toc18784 \h</w:instrText>
            </w:r>
            <w:r w:rsidR="006648E2">
              <w:fldChar w:fldCharType="separate"/>
            </w:r>
            <w:r w:rsidR="006648E2">
              <w:rPr>
                <w:rFonts w:ascii="Cambria" w:eastAsia="Cambria" w:hAnsi="Cambria" w:cs="Cambria"/>
                <w:sz w:val="24"/>
              </w:rPr>
              <w:t>22</w:t>
            </w:r>
            <w:r w:rsidR="006648E2">
              <w:fldChar w:fldCharType="end"/>
            </w:r>
          </w:hyperlink>
        </w:p>
        <w:p w14:paraId="44ED74F2" w14:textId="77777777" w:rsidR="00C855B5" w:rsidRDefault="00E16758">
          <w:pPr>
            <w:pStyle w:val="TOC2"/>
            <w:tabs>
              <w:tab w:val="right" w:leader="dot" w:pos="9376"/>
            </w:tabs>
          </w:pPr>
          <w:hyperlink w:anchor="_Toc18785">
            <w:r w:rsidR="006648E2">
              <w:rPr>
                <w:rFonts w:ascii="Cambria" w:eastAsia="Cambria" w:hAnsi="Cambria" w:cs="Cambria"/>
                <w:sz w:val="24"/>
              </w:rPr>
              <w:t>4.3 Internal Communications Detailed Design</w:t>
            </w:r>
            <w:r w:rsidR="006648E2">
              <w:tab/>
            </w:r>
            <w:r w:rsidR="006648E2">
              <w:fldChar w:fldCharType="begin"/>
            </w:r>
            <w:r w:rsidR="006648E2">
              <w:instrText>PAGEREF _Toc18785 \h</w:instrText>
            </w:r>
            <w:r w:rsidR="006648E2">
              <w:fldChar w:fldCharType="separate"/>
            </w:r>
            <w:r w:rsidR="006648E2">
              <w:rPr>
                <w:rFonts w:ascii="Cambria" w:eastAsia="Cambria" w:hAnsi="Cambria" w:cs="Cambria"/>
                <w:sz w:val="24"/>
              </w:rPr>
              <w:t>22</w:t>
            </w:r>
            <w:r w:rsidR="006648E2">
              <w:fldChar w:fldCharType="end"/>
            </w:r>
          </w:hyperlink>
        </w:p>
        <w:p w14:paraId="64AC4D37" w14:textId="77777777" w:rsidR="00C855B5" w:rsidRDefault="00E16758">
          <w:pPr>
            <w:pStyle w:val="TOC1"/>
            <w:tabs>
              <w:tab w:val="right" w:leader="dot" w:pos="9376"/>
            </w:tabs>
          </w:pPr>
          <w:hyperlink w:anchor="_Toc18786">
            <w:r w:rsidR="006648E2">
              <w:rPr>
                <w:rFonts w:ascii="Cambria" w:eastAsia="Cambria" w:hAnsi="Cambria" w:cs="Cambria"/>
                <w:b/>
                <w:sz w:val="24"/>
              </w:rPr>
              <w:t>5 External Interfaces</w:t>
            </w:r>
            <w:r w:rsidR="006648E2">
              <w:tab/>
            </w:r>
            <w:r w:rsidR="006648E2">
              <w:fldChar w:fldCharType="begin"/>
            </w:r>
            <w:r w:rsidR="006648E2">
              <w:instrText>PAGEREF _Toc18786 \h</w:instrText>
            </w:r>
            <w:r w:rsidR="006648E2">
              <w:fldChar w:fldCharType="separate"/>
            </w:r>
            <w:r w:rsidR="006648E2">
              <w:rPr>
                <w:rFonts w:ascii="Cambria" w:eastAsia="Cambria" w:hAnsi="Cambria" w:cs="Cambria"/>
                <w:b/>
                <w:sz w:val="24"/>
              </w:rPr>
              <w:t>25</w:t>
            </w:r>
            <w:r w:rsidR="006648E2">
              <w:fldChar w:fldCharType="end"/>
            </w:r>
          </w:hyperlink>
        </w:p>
        <w:p w14:paraId="411B2700" w14:textId="77777777" w:rsidR="00C855B5" w:rsidRDefault="00E16758">
          <w:pPr>
            <w:pStyle w:val="TOC2"/>
            <w:tabs>
              <w:tab w:val="right" w:leader="dot" w:pos="9376"/>
            </w:tabs>
          </w:pPr>
          <w:hyperlink w:anchor="_Toc18787">
            <w:r w:rsidR="006648E2">
              <w:rPr>
                <w:rFonts w:ascii="Cambria" w:eastAsia="Cambria" w:hAnsi="Cambria" w:cs="Cambria"/>
                <w:sz w:val="24"/>
              </w:rPr>
              <w:t>5.1 Interface Architecture</w:t>
            </w:r>
            <w:r w:rsidR="006648E2">
              <w:tab/>
            </w:r>
            <w:r w:rsidR="006648E2">
              <w:fldChar w:fldCharType="begin"/>
            </w:r>
            <w:r w:rsidR="006648E2">
              <w:instrText>PAGEREF _Toc18787 \h</w:instrText>
            </w:r>
            <w:r w:rsidR="006648E2">
              <w:fldChar w:fldCharType="separate"/>
            </w:r>
            <w:r w:rsidR="006648E2">
              <w:rPr>
                <w:rFonts w:ascii="Cambria" w:eastAsia="Cambria" w:hAnsi="Cambria" w:cs="Cambria"/>
                <w:sz w:val="24"/>
              </w:rPr>
              <w:t>25</w:t>
            </w:r>
            <w:r w:rsidR="006648E2">
              <w:fldChar w:fldCharType="end"/>
            </w:r>
          </w:hyperlink>
        </w:p>
        <w:p w14:paraId="49B3F3AE" w14:textId="77777777" w:rsidR="00C855B5" w:rsidRDefault="00E16758">
          <w:pPr>
            <w:pStyle w:val="TOC2"/>
            <w:tabs>
              <w:tab w:val="right" w:leader="dot" w:pos="9376"/>
            </w:tabs>
          </w:pPr>
          <w:hyperlink w:anchor="_Toc18788">
            <w:r w:rsidR="006648E2">
              <w:rPr>
                <w:rFonts w:ascii="Cambria" w:eastAsia="Cambria" w:hAnsi="Cambria" w:cs="Cambria"/>
                <w:sz w:val="24"/>
              </w:rPr>
              <w:t>5.2 Interface Detailed Design</w:t>
            </w:r>
            <w:r w:rsidR="006648E2">
              <w:tab/>
            </w:r>
            <w:r w:rsidR="006648E2">
              <w:fldChar w:fldCharType="begin"/>
            </w:r>
            <w:r w:rsidR="006648E2">
              <w:instrText>PAGEREF _Toc18788 \h</w:instrText>
            </w:r>
            <w:r w:rsidR="006648E2">
              <w:fldChar w:fldCharType="separate"/>
            </w:r>
            <w:r w:rsidR="006648E2">
              <w:rPr>
                <w:rFonts w:ascii="Cambria" w:eastAsia="Cambria" w:hAnsi="Cambria" w:cs="Cambria"/>
                <w:sz w:val="24"/>
              </w:rPr>
              <w:t>26</w:t>
            </w:r>
            <w:r w:rsidR="006648E2">
              <w:fldChar w:fldCharType="end"/>
            </w:r>
          </w:hyperlink>
        </w:p>
        <w:p w14:paraId="17983B65" w14:textId="77777777" w:rsidR="00C855B5" w:rsidRDefault="00E16758">
          <w:pPr>
            <w:pStyle w:val="TOC1"/>
            <w:tabs>
              <w:tab w:val="right" w:leader="dot" w:pos="9376"/>
            </w:tabs>
          </w:pPr>
          <w:hyperlink w:anchor="_Toc18789">
            <w:r w:rsidR="006648E2">
              <w:rPr>
                <w:rFonts w:ascii="Cambria" w:eastAsia="Cambria" w:hAnsi="Cambria" w:cs="Cambria"/>
                <w:b/>
                <w:sz w:val="24"/>
              </w:rPr>
              <w:t>6 System Integrity Controls</w:t>
            </w:r>
            <w:r w:rsidR="006648E2">
              <w:tab/>
            </w:r>
            <w:r w:rsidR="006648E2">
              <w:fldChar w:fldCharType="begin"/>
            </w:r>
            <w:r w:rsidR="006648E2">
              <w:instrText>PAGEREF _Toc18789 \h</w:instrText>
            </w:r>
            <w:r w:rsidR="006648E2">
              <w:fldChar w:fldCharType="separate"/>
            </w:r>
            <w:r w:rsidR="006648E2">
              <w:rPr>
                <w:rFonts w:ascii="Cambria" w:eastAsia="Cambria" w:hAnsi="Cambria" w:cs="Cambria"/>
                <w:b/>
                <w:sz w:val="24"/>
              </w:rPr>
              <w:t>27</w:t>
            </w:r>
            <w:r w:rsidR="006648E2">
              <w:fldChar w:fldCharType="end"/>
            </w:r>
          </w:hyperlink>
        </w:p>
        <w:p w14:paraId="462B5BB8" w14:textId="77777777" w:rsidR="00C855B5" w:rsidRDefault="006648E2">
          <w:r>
            <w:fldChar w:fldCharType="end"/>
          </w:r>
          <w:commentRangeEnd w:id="0"/>
          <w:r w:rsidR="00D85DD1">
            <w:rPr>
              <w:rStyle w:val="CommentReference"/>
            </w:rPr>
            <w:commentReference w:id="0"/>
          </w:r>
        </w:p>
      </w:sdtContent>
    </w:sdt>
    <w:p w14:paraId="086A8D5F" w14:textId="7F68E5A8" w:rsidR="00C855B5" w:rsidRDefault="006648E2">
      <w:pPr>
        <w:pStyle w:val="Heading1"/>
        <w:spacing w:after="353"/>
        <w:ind w:left="566" w:hanging="581"/>
      </w:pPr>
      <w:bookmarkStart w:id="1" w:name="_Toc18762"/>
      <w:commentRangeStart w:id="2"/>
      <w:r>
        <w:t>Introduction</w:t>
      </w:r>
      <w:bookmarkEnd w:id="1"/>
      <w:commentRangeEnd w:id="2"/>
      <w:r w:rsidR="00D85DD1">
        <w:rPr>
          <w:rStyle w:val="CommentReference"/>
          <w:b w:val="0"/>
        </w:rPr>
        <w:commentReference w:id="2"/>
      </w:r>
    </w:p>
    <w:p w14:paraId="7ABE1BB9" w14:textId="32D3C344" w:rsidR="00C855B5" w:rsidRDefault="006648E2">
      <w:pPr>
        <w:pStyle w:val="Heading2"/>
        <w:ind w:left="720" w:hanging="735"/>
      </w:pPr>
      <w:bookmarkStart w:id="3" w:name="_Toc18763"/>
      <w:r>
        <w:t>Purpose and Scope</w:t>
      </w:r>
      <w:bookmarkEnd w:id="3"/>
    </w:p>
    <w:p w14:paraId="78F6175B" w14:textId="20811DEA" w:rsidR="31010C22" w:rsidRDefault="31010C22" w:rsidP="50D14BCF">
      <w:r>
        <w:t xml:space="preserve">This document describes the system requirements, operating environment, system and sub-system architecture, file and database design, input formats, output layouts, human-machine interfaces, detailed design, processing logic, and external interfaces for the </w:t>
      </w:r>
      <w:r w:rsidR="1A067C72">
        <w:t>EGR101</w:t>
      </w:r>
      <w:r w:rsidR="67062716">
        <w:t xml:space="preserve"> </w:t>
      </w:r>
      <w:r w:rsidR="24F64DA2">
        <w:t xml:space="preserve">Simulation System </w:t>
      </w:r>
      <w:r w:rsidR="67062716">
        <w:t>project</w:t>
      </w:r>
      <w:r w:rsidR="521A465E">
        <w:t>.</w:t>
      </w:r>
    </w:p>
    <w:p w14:paraId="60794DF2" w14:textId="4E1B7377" w:rsidR="00C855B5" w:rsidRDefault="006648E2">
      <w:pPr>
        <w:pStyle w:val="Heading2"/>
        <w:ind w:left="720" w:hanging="735"/>
      </w:pPr>
      <w:bookmarkStart w:id="4" w:name="_Toc18764"/>
      <w:r>
        <w:t>Project Executive Summary</w:t>
      </w:r>
      <w:bookmarkEnd w:id="4"/>
    </w:p>
    <w:p w14:paraId="379EE0F7" w14:textId="17BD4BFA" w:rsidR="224BD810" w:rsidRDefault="224BD810" w:rsidP="50D14BCF">
      <w:pPr>
        <w:rPr>
          <w:color w:val="000000" w:themeColor="text1"/>
          <w:szCs w:val="24"/>
        </w:rPr>
      </w:pPr>
      <w:r w:rsidRPr="50D14BCF">
        <w:rPr>
          <w:color w:val="000000" w:themeColor="text1"/>
          <w:szCs w:val="24"/>
        </w:rPr>
        <w:t xml:space="preserve">This section provides an overview of the EGR101 Simulation System project from a management perspective, showing the framework </w:t>
      </w:r>
      <w:r w:rsidR="3A4C718D" w:rsidRPr="50D14BCF">
        <w:rPr>
          <w:color w:val="000000" w:themeColor="text1"/>
          <w:szCs w:val="24"/>
        </w:rPr>
        <w:t>with which,</w:t>
      </w:r>
      <w:r w:rsidRPr="50D14BCF">
        <w:rPr>
          <w:color w:val="000000" w:themeColor="text1"/>
          <w:szCs w:val="24"/>
        </w:rPr>
        <w:t xml:space="preserve"> the system design was conceived.</w:t>
      </w:r>
    </w:p>
    <w:p w14:paraId="074311D5" w14:textId="77777777" w:rsidR="00C855B5" w:rsidRDefault="006648E2">
      <w:pPr>
        <w:pStyle w:val="Heading3"/>
        <w:ind w:left="807" w:hanging="822"/>
      </w:pPr>
      <w:bookmarkStart w:id="5" w:name="_Toc18765"/>
      <w:r>
        <w:t>System Overview</w:t>
      </w:r>
      <w:bookmarkEnd w:id="5"/>
    </w:p>
    <w:p w14:paraId="003F50AE" w14:textId="713DADE6" w:rsidR="00C855B5" w:rsidRDefault="25339943" w:rsidP="50D14BCF">
      <w:pPr>
        <w:spacing w:after="322" w:line="259" w:lineRule="auto"/>
        <w:ind w:left="0" w:right="0" w:firstLine="0"/>
        <w:jc w:val="center"/>
        <w:rPr>
          <w:color w:val="000000" w:themeColor="text1"/>
          <w:szCs w:val="24"/>
        </w:rPr>
      </w:pPr>
      <w:r>
        <w:rPr>
          <w:noProof/>
        </w:rPr>
        <w:drawing>
          <wp:inline distT="0" distB="0" distL="0" distR="0" wp14:anchorId="7D46DA56" wp14:editId="1DA5A8D6">
            <wp:extent cx="4572000" cy="3714750"/>
            <wp:effectExtent l="0" t="0" r="0" b="0"/>
            <wp:docPr id="1078486159" name="Picture 1078486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714750"/>
                    </a:xfrm>
                    <a:prstGeom prst="rect">
                      <a:avLst/>
                    </a:prstGeom>
                  </pic:spPr>
                </pic:pic>
              </a:graphicData>
            </a:graphic>
          </wp:inline>
        </w:drawing>
      </w:r>
    </w:p>
    <w:p w14:paraId="649EABAF" w14:textId="1CC66DBB" w:rsidR="00C855B5" w:rsidRDefault="006648E2" w:rsidP="28601B39">
      <w:pPr>
        <w:spacing w:after="448" w:line="265" w:lineRule="auto"/>
        <w:ind w:right="16"/>
        <w:jc w:val="center"/>
      </w:pPr>
      <w:r>
        <w:t xml:space="preserve">Figure 1: Use Case Diagram for </w:t>
      </w:r>
      <w:r w:rsidR="349A971A">
        <w:t>EGR101 Simulation S</w:t>
      </w:r>
      <w:r>
        <w:t>ystem.</w:t>
      </w:r>
    </w:p>
    <w:p w14:paraId="00021207" w14:textId="77777777" w:rsidR="00C855B5" w:rsidRDefault="006648E2">
      <w:pPr>
        <w:pStyle w:val="Heading3"/>
        <w:ind w:left="807" w:hanging="822"/>
      </w:pPr>
      <w:bookmarkStart w:id="6" w:name="_Toc18766"/>
      <w:r>
        <w:lastRenderedPageBreak/>
        <w:t>Design Constraints</w:t>
      </w:r>
      <w:bookmarkEnd w:id="6"/>
    </w:p>
    <w:p w14:paraId="6EEC204E" w14:textId="075E90A8" w:rsidR="3953FAAD" w:rsidRDefault="3953FAAD" w:rsidP="50D14BCF">
      <w:pPr>
        <w:rPr>
          <w:color w:val="000000" w:themeColor="text1"/>
          <w:szCs w:val="24"/>
        </w:rPr>
      </w:pPr>
      <w:r w:rsidRPr="28601B39">
        <w:rPr>
          <w:color w:val="000000" w:themeColor="text1"/>
          <w:szCs w:val="24"/>
        </w:rPr>
        <w:t xml:space="preserve">This </w:t>
      </w:r>
      <w:r w:rsidR="778A1734" w:rsidRPr="28601B39">
        <w:rPr>
          <w:color w:val="000000" w:themeColor="text1"/>
          <w:szCs w:val="24"/>
        </w:rPr>
        <w:t xml:space="preserve">project design </w:t>
      </w:r>
      <w:r w:rsidRPr="28601B39">
        <w:rPr>
          <w:color w:val="000000" w:themeColor="text1"/>
          <w:szCs w:val="24"/>
        </w:rPr>
        <w:t xml:space="preserve">has </w:t>
      </w:r>
      <w:ins w:id="7" w:author="Jefts, David L." w:date="2021-10-09T17:43:00Z">
        <w:r w:rsidR="00620F23">
          <w:rPr>
            <w:color w:val="000000" w:themeColor="text1"/>
            <w:szCs w:val="24"/>
          </w:rPr>
          <w:t>two</w:t>
        </w:r>
      </w:ins>
      <w:del w:id="8" w:author="Jefts, David L." w:date="2021-10-09T17:43:00Z">
        <w:r w:rsidR="5FDB27DA" w:rsidRPr="28601B39" w:rsidDel="00620F23">
          <w:rPr>
            <w:color w:val="000000" w:themeColor="text1"/>
            <w:szCs w:val="24"/>
          </w:rPr>
          <w:delText>2</w:delText>
        </w:r>
      </w:del>
      <w:r w:rsidR="5861AEA9" w:rsidRPr="28601B39">
        <w:rPr>
          <w:color w:val="000000" w:themeColor="text1"/>
          <w:szCs w:val="24"/>
        </w:rPr>
        <w:t xml:space="preserve"> main </w:t>
      </w:r>
      <w:r w:rsidRPr="28601B39">
        <w:rPr>
          <w:color w:val="000000" w:themeColor="text1"/>
          <w:szCs w:val="24"/>
        </w:rPr>
        <w:t>constraints</w:t>
      </w:r>
      <w:r w:rsidR="585F77A8" w:rsidRPr="28601B39">
        <w:rPr>
          <w:color w:val="000000" w:themeColor="text1"/>
          <w:szCs w:val="24"/>
        </w:rPr>
        <w:t xml:space="preserve">. </w:t>
      </w:r>
      <w:commentRangeStart w:id="9"/>
      <w:r w:rsidR="1BC8F69C" w:rsidRPr="28601B39">
        <w:rPr>
          <w:color w:val="000000" w:themeColor="text1"/>
          <w:szCs w:val="24"/>
        </w:rPr>
        <w:t xml:space="preserve">The first </w:t>
      </w:r>
      <w:r w:rsidR="66B6D673" w:rsidRPr="28601B39">
        <w:rPr>
          <w:color w:val="000000" w:themeColor="text1"/>
          <w:szCs w:val="24"/>
        </w:rPr>
        <w:t>constraint</w:t>
      </w:r>
      <w:r w:rsidR="1BC8F69C" w:rsidRPr="28601B39">
        <w:rPr>
          <w:color w:val="000000" w:themeColor="text1"/>
          <w:szCs w:val="24"/>
        </w:rPr>
        <w:t xml:space="preserve"> to limit product scope would be to only contain components needed from the EGR101 Arduino Kit</w:t>
      </w:r>
      <w:r w:rsidR="0E9B27A3" w:rsidRPr="28601B39">
        <w:rPr>
          <w:color w:val="000000" w:themeColor="text1"/>
          <w:szCs w:val="24"/>
        </w:rPr>
        <w:t>, and there will be a limit on functionality of components such that components cannot perform behavior that the robot cannot.</w:t>
      </w:r>
      <w:r w:rsidR="3DD84779" w:rsidRPr="28601B39">
        <w:rPr>
          <w:color w:val="000000" w:themeColor="text1"/>
          <w:szCs w:val="24"/>
        </w:rPr>
        <w:t xml:space="preserve"> </w:t>
      </w:r>
      <w:commentRangeEnd w:id="9"/>
      <w:r w:rsidR="00620F23">
        <w:rPr>
          <w:rStyle w:val="CommentReference"/>
        </w:rPr>
        <w:commentReference w:id="9"/>
      </w:r>
    </w:p>
    <w:p w14:paraId="40302C33" w14:textId="3234FE3E" w:rsidR="28601B39" w:rsidRDefault="28601B39" w:rsidP="28601B39">
      <w:pPr>
        <w:rPr>
          <w:color w:val="000000" w:themeColor="text1"/>
          <w:szCs w:val="24"/>
        </w:rPr>
      </w:pPr>
    </w:p>
    <w:p w14:paraId="6BD23FC8" w14:textId="77777777" w:rsidR="00C855B5" w:rsidRDefault="006648E2">
      <w:pPr>
        <w:pStyle w:val="Heading3"/>
        <w:ind w:left="807" w:hanging="822"/>
      </w:pPr>
      <w:bookmarkStart w:id="10" w:name="_Toc18767"/>
      <w:commentRangeStart w:id="11"/>
      <w:r>
        <w:t>Future Contingencies</w:t>
      </w:r>
      <w:bookmarkEnd w:id="10"/>
      <w:commentRangeEnd w:id="11"/>
      <w:r w:rsidR="00593CC8">
        <w:rPr>
          <w:rStyle w:val="CommentReference"/>
          <w:b w:val="0"/>
        </w:rPr>
        <w:commentReference w:id="11"/>
      </w:r>
    </w:p>
    <w:p w14:paraId="3ACBE8B5" w14:textId="77777777" w:rsidR="00C855B5" w:rsidRDefault="006648E2">
      <w:pPr>
        <w:pStyle w:val="Heading2"/>
        <w:ind w:left="720" w:hanging="735"/>
      </w:pPr>
      <w:bookmarkStart w:id="12" w:name="_Toc18768"/>
      <w:commentRangeStart w:id="13"/>
      <w:r>
        <w:t>Document Organization</w:t>
      </w:r>
      <w:bookmarkEnd w:id="12"/>
      <w:commentRangeEnd w:id="13"/>
      <w:r w:rsidR="00593CC8">
        <w:rPr>
          <w:rStyle w:val="CommentReference"/>
          <w:b w:val="0"/>
        </w:rPr>
        <w:commentReference w:id="13"/>
      </w:r>
    </w:p>
    <w:p w14:paraId="3114D784" w14:textId="109EDF26" w:rsidR="00C855B5" w:rsidRDefault="006648E2">
      <w:pPr>
        <w:pStyle w:val="Heading2"/>
        <w:spacing w:after="265"/>
        <w:ind w:left="720" w:hanging="735"/>
      </w:pPr>
      <w:bookmarkStart w:id="14" w:name="_Toc18769"/>
      <w:commentRangeStart w:id="15"/>
      <w:r>
        <w:t>Project Reference</w:t>
      </w:r>
      <w:bookmarkEnd w:id="14"/>
      <w:commentRangeEnd w:id="15"/>
      <w:r w:rsidR="00593CC8">
        <w:rPr>
          <w:rStyle w:val="CommentReference"/>
          <w:b w:val="0"/>
        </w:rPr>
        <w:commentReference w:id="15"/>
      </w:r>
    </w:p>
    <w:p w14:paraId="57BCC7EE" w14:textId="35F97164" w:rsidR="00C855B5" w:rsidRDefault="006648E2">
      <w:pPr>
        <w:pStyle w:val="Heading2"/>
        <w:spacing w:after="265"/>
        <w:ind w:left="720" w:hanging="735"/>
      </w:pPr>
      <w:bookmarkStart w:id="16" w:name="_Toc18770"/>
      <w:commentRangeStart w:id="17"/>
      <w:r>
        <w:t>Glossary</w:t>
      </w:r>
      <w:bookmarkEnd w:id="16"/>
      <w:commentRangeEnd w:id="17"/>
      <w:r w:rsidR="00593CC8">
        <w:rPr>
          <w:rStyle w:val="CommentReference"/>
          <w:b w:val="0"/>
        </w:rPr>
        <w:commentReference w:id="17"/>
      </w:r>
    </w:p>
    <w:p w14:paraId="7CFD0BA0" w14:textId="77777777" w:rsidR="00C855B5" w:rsidRDefault="006648E2">
      <w:pPr>
        <w:pStyle w:val="Heading1"/>
        <w:ind w:left="566" w:hanging="581"/>
      </w:pPr>
      <w:bookmarkStart w:id="18" w:name="_Toc18771"/>
      <w:commentRangeStart w:id="19"/>
      <w:r>
        <w:t>System Architecture</w:t>
      </w:r>
      <w:bookmarkEnd w:id="18"/>
      <w:commentRangeEnd w:id="19"/>
      <w:r w:rsidR="00593CC8">
        <w:rPr>
          <w:rStyle w:val="CommentReference"/>
          <w:b w:val="0"/>
        </w:rPr>
        <w:commentReference w:id="19"/>
      </w:r>
    </w:p>
    <w:p w14:paraId="76D54CF1" w14:textId="1DB1C824" w:rsidR="00C855B5" w:rsidRDefault="006648E2" w:rsidP="00D125D2">
      <w:pPr>
        <w:ind w:left="0" w:right="1" w:firstLine="0"/>
      </w:pPr>
      <w:r>
        <w:br w:type="page"/>
      </w:r>
    </w:p>
    <w:p w14:paraId="6FF5B7A7" w14:textId="1AE45ACA" w:rsidR="00C855B5" w:rsidRDefault="00C855B5">
      <w:pPr>
        <w:spacing w:after="322" w:line="259" w:lineRule="auto"/>
        <w:ind w:left="562" w:right="0" w:firstLine="0"/>
        <w:jc w:val="left"/>
      </w:pPr>
    </w:p>
    <w:p w14:paraId="4093767B" w14:textId="77777777" w:rsidR="00C855B5" w:rsidRDefault="006648E2">
      <w:pPr>
        <w:ind w:left="2590" w:right="1"/>
      </w:pPr>
      <w:r>
        <w:t>Figure 3: PIGEONS Hardware Overview</w:t>
      </w:r>
    </w:p>
    <w:p w14:paraId="74352D6A" w14:textId="77777777" w:rsidR="00C855B5" w:rsidRDefault="006648E2">
      <w:pPr>
        <w:pStyle w:val="Heading2"/>
        <w:ind w:left="720" w:hanging="735"/>
      </w:pPr>
      <w:bookmarkStart w:id="20" w:name="_Toc18773"/>
      <w:r>
        <w:t>System Software Architecture</w:t>
      </w:r>
      <w:bookmarkEnd w:id="20"/>
    </w:p>
    <w:p w14:paraId="4E48C82D" w14:textId="31972A29" w:rsidR="00C855B5" w:rsidRDefault="00C855B5">
      <w:pPr>
        <w:spacing w:after="322" w:line="259" w:lineRule="auto"/>
        <w:ind w:left="0" w:right="0" w:firstLine="0"/>
        <w:jc w:val="left"/>
      </w:pPr>
    </w:p>
    <w:p w14:paraId="222D0877" w14:textId="1E474604" w:rsidR="31166E4F" w:rsidRDefault="31166E4F" w:rsidP="28601B39">
      <w:pPr>
        <w:spacing w:after="322" w:line="259" w:lineRule="auto"/>
        <w:ind w:left="0" w:right="0" w:firstLine="0"/>
        <w:jc w:val="left"/>
        <w:rPr>
          <w:color w:val="000000" w:themeColor="text1"/>
          <w:szCs w:val="24"/>
        </w:rPr>
      </w:pPr>
      <w:commentRangeStart w:id="21"/>
      <w:r>
        <w:rPr>
          <w:noProof/>
        </w:rPr>
        <w:drawing>
          <wp:inline distT="0" distB="0" distL="0" distR="0" wp14:anchorId="51C326BA" wp14:editId="6544B108">
            <wp:extent cx="5953124" cy="3971925"/>
            <wp:effectExtent l="0" t="0" r="0" b="0"/>
            <wp:docPr id="1062410277" name="Picture 1062410277" descr="https://cdn.discordapp.com/attachments/884872480467087360/89240155871576067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53124" cy="3971925"/>
                    </a:xfrm>
                    <a:prstGeom prst="rect">
                      <a:avLst/>
                    </a:prstGeom>
                  </pic:spPr>
                </pic:pic>
              </a:graphicData>
            </a:graphic>
          </wp:inline>
        </w:drawing>
      </w:r>
      <w:commentRangeEnd w:id="21"/>
      <w:r w:rsidR="001138D5">
        <w:rPr>
          <w:rStyle w:val="CommentReference"/>
        </w:rPr>
        <w:commentReference w:id="21"/>
      </w:r>
    </w:p>
    <w:p w14:paraId="59343E9D" w14:textId="77777777" w:rsidR="00C855B5" w:rsidRDefault="006648E2">
      <w:pPr>
        <w:spacing w:after="303" w:line="265" w:lineRule="auto"/>
        <w:ind w:right="16"/>
        <w:jc w:val="center"/>
      </w:pPr>
      <w:r>
        <w:t>Figure 4: Software Architecture Overview</w:t>
      </w:r>
    </w:p>
    <w:p w14:paraId="4452E5D3" w14:textId="77777777" w:rsidR="00C855B5" w:rsidRDefault="006648E2">
      <w:pPr>
        <w:pStyle w:val="Heading2"/>
        <w:spacing w:after="32"/>
        <w:ind w:left="720" w:hanging="735"/>
      </w:pPr>
      <w:bookmarkStart w:id="22" w:name="_Toc18774"/>
      <w:commentRangeStart w:id="23"/>
      <w:r>
        <w:t>Internal Communications Architecture</w:t>
      </w:r>
      <w:bookmarkEnd w:id="22"/>
      <w:commentRangeEnd w:id="23"/>
      <w:r w:rsidR="00593CC8">
        <w:rPr>
          <w:rStyle w:val="CommentReference"/>
          <w:b w:val="0"/>
        </w:rPr>
        <w:commentReference w:id="23"/>
      </w:r>
    </w:p>
    <w:p w14:paraId="3B47B2DC" w14:textId="2418501A" w:rsidR="00C855B5" w:rsidRDefault="00C855B5">
      <w:pPr>
        <w:spacing w:after="322" w:line="259" w:lineRule="auto"/>
        <w:ind w:left="0" w:right="0" w:firstLine="0"/>
        <w:jc w:val="left"/>
      </w:pPr>
    </w:p>
    <w:p w14:paraId="14DEBEF1" w14:textId="7E80CB28" w:rsidR="199EE426" w:rsidRDefault="199EE426" w:rsidP="50D14BCF">
      <w:pPr>
        <w:spacing w:after="322" w:line="259" w:lineRule="auto"/>
        <w:ind w:left="0" w:right="0" w:firstLine="0"/>
        <w:jc w:val="center"/>
        <w:rPr>
          <w:color w:val="000000" w:themeColor="text1"/>
          <w:szCs w:val="24"/>
        </w:rPr>
      </w:pPr>
      <w:commentRangeStart w:id="24"/>
      <w:r>
        <w:rPr>
          <w:noProof/>
        </w:rPr>
        <w:lastRenderedPageBreak/>
        <w:drawing>
          <wp:inline distT="0" distB="0" distL="0" distR="0" wp14:anchorId="10C7EB53" wp14:editId="12F0AE8D">
            <wp:extent cx="4572000" cy="2638425"/>
            <wp:effectExtent l="0" t="0" r="0" b="0"/>
            <wp:docPr id="611202934" name="Picture 611202934" descr="https://cdn.discordapp.com/attachments/884872480467087360/892429242061713489/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638425"/>
                    </a:xfrm>
                    <a:prstGeom prst="rect">
                      <a:avLst/>
                    </a:prstGeom>
                  </pic:spPr>
                </pic:pic>
              </a:graphicData>
            </a:graphic>
          </wp:inline>
        </w:drawing>
      </w:r>
      <w:commentRangeEnd w:id="24"/>
      <w:r w:rsidR="001138D5">
        <w:rPr>
          <w:rStyle w:val="CommentReference"/>
        </w:rPr>
        <w:commentReference w:id="24"/>
      </w:r>
    </w:p>
    <w:p w14:paraId="48A56848" w14:textId="7C8B44F8" w:rsidR="00C855B5" w:rsidRDefault="006648E2">
      <w:pPr>
        <w:spacing w:after="448" w:line="265" w:lineRule="auto"/>
        <w:ind w:right="16"/>
        <w:jc w:val="center"/>
      </w:pPr>
      <w:r>
        <w:t>Figure 5: Internal Communications Architecture Overview</w:t>
      </w:r>
    </w:p>
    <w:p w14:paraId="05E1EAF6" w14:textId="52239282" w:rsidR="009C77AD" w:rsidRDefault="009C77AD" w:rsidP="009C77AD">
      <w:pPr>
        <w:spacing w:after="448" w:line="265" w:lineRule="auto"/>
        <w:ind w:left="0" w:right="16" w:firstLine="0"/>
      </w:pPr>
      <w:commentRangeStart w:id="25"/>
      <w:r>
        <w:t>PUT SOMETHING ABOUT UNITY TCP CONNECTION WITH JAVA HERE</w:t>
      </w:r>
      <w:commentRangeEnd w:id="25"/>
      <w:r w:rsidR="009F2080">
        <w:rPr>
          <w:rStyle w:val="CommentReference"/>
        </w:rPr>
        <w:commentReference w:id="25"/>
      </w:r>
    </w:p>
    <w:p w14:paraId="321B2468" w14:textId="77777777" w:rsidR="00C855B5" w:rsidRDefault="006648E2">
      <w:pPr>
        <w:pStyle w:val="Heading1"/>
        <w:ind w:left="566" w:hanging="581"/>
      </w:pPr>
      <w:bookmarkStart w:id="26" w:name="_Toc18775"/>
      <w:r>
        <w:t>Human-Machine Interface</w:t>
      </w:r>
      <w:bookmarkEnd w:id="26"/>
    </w:p>
    <w:p w14:paraId="6ABF11F5" w14:textId="77777777" w:rsidR="00C855B5" w:rsidRDefault="006648E2">
      <w:pPr>
        <w:pStyle w:val="Heading2"/>
        <w:ind w:left="720" w:hanging="735"/>
      </w:pPr>
      <w:bookmarkStart w:id="27" w:name="_Toc18776"/>
      <w:r>
        <w:t>Inputs</w:t>
      </w:r>
      <w:bookmarkEnd w:id="27"/>
    </w:p>
    <w:p w14:paraId="67C66621" w14:textId="2991391D" w:rsidR="00C855B5" w:rsidRDefault="3DF5A1F6" w:rsidP="50D14BCF">
      <w:pPr>
        <w:spacing w:after="608" w:line="265" w:lineRule="auto"/>
        <w:ind w:right="16"/>
        <w:jc w:val="center"/>
      </w:pPr>
      <w:commentRangeStart w:id="28"/>
      <w:r>
        <w:t>MOCKUP GOES HERE</w:t>
      </w:r>
      <w:commentRangeEnd w:id="28"/>
      <w:r w:rsidR="009F2080">
        <w:rPr>
          <w:rStyle w:val="CommentReference"/>
        </w:rPr>
        <w:commentReference w:id="28"/>
      </w:r>
    </w:p>
    <w:p w14:paraId="4148E165" w14:textId="4818E61A" w:rsidR="00C855B5" w:rsidRDefault="006648E2">
      <w:pPr>
        <w:spacing w:after="608" w:line="265" w:lineRule="auto"/>
        <w:ind w:right="16"/>
        <w:jc w:val="center"/>
      </w:pPr>
      <w:r>
        <w:t>Figure 6: User Inputs</w:t>
      </w:r>
    </w:p>
    <w:p w14:paraId="23FBBEA1" w14:textId="77777777" w:rsidR="00C855B5" w:rsidRDefault="006648E2">
      <w:pPr>
        <w:pStyle w:val="Heading2"/>
        <w:ind w:left="720" w:hanging="735"/>
      </w:pPr>
      <w:bookmarkStart w:id="29" w:name="_Toc18777"/>
      <w:r>
        <w:lastRenderedPageBreak/>
        <w:t>Outputs</w:t>
      </w:r>
      <w:bookmarkEnd w:id="29"/>
    </w:p>
    <w:p w14:paraId="36B2603F" w14:textId="77777777" w:rsidR="00C855B5" w:rsidRDefault="006648E2">
      <w:pPr>
        <w:pStyle w:val="Heading2"/>
        <w:ind w:left="720" w:hanging="735"/>
      </w:pPr>
      <w:bookmarkStart w:id="30" w:name="_Toc18780"/>
      <w:r>
        <w:t>Software Detailed Design</w:t>
      </w:r>
      <w:bookmarkEnd w:id="30"/>
    </w:p>
    <w:p w14:paraId="014DF439" w14:textId="77777777" w:rsidR="00C855B5" w:rsidRDefault="006648E2">
      <w:pPr>
        <w:spacing w:after="322" w:line="259" w:lineRule="auto"/>
        <w:ind w:left="0" w:right="0" w:firstLine="0"/>
        <w:jc w:val="left"/>
      </w:pPr>
      <w:commentRangeStart w:id="31"/>
      <w:commentRangeStart w:id="32"/>
      <w:r>
        <w:rPr>
          <w:noProof/>
        </w:rPr>
        <w:drawing>
          <wp:inline distT="0" distB="0" distL="0" distR="0" wp14:anchorId="2C67A575" wp14:editId="1F4345EF">
            <wp:extent cx="5943944" cy="1707439"/>
            <wp:effectExtent l="0" t="0" r="0" b="0"/>
            <wp:docPr id="610" name="Picture 610"/>
            <wp:cNvGraphicFramePr/>
            <a:graphic xmlns:a="http://schemas.openxmlformats.org/drawingml/2006/main">
              <a:graphicData uri="http://schemas.openxmlformats.org/drawingml/2006/picture">
                <pic:pic xmlns:pic="http://schemas.openxmlformats.org/drawingml/2006/picture">
                  <pic:nvPicPr>
                    <pic:cNvPr id="610" name="Picture 610"/>
                    <pic:cNvPicPr/>
                  </pic:nvPicPr>
                  <pic:blipFill>
                    <a:blip r:embed="rId15"/>
                    <a:stretch>
                      <a:fillRect/>
                    </a:stretch>
                  </pic:blipFill>
                  <pic:spPr>
                    <a:xfrm>
                      <a:off x="0" y="0"/>
                      <a:ext cx="5943944" cy="1707439"/>
                    </a:xfrm>
                    <a:prstGeom prst="rect">
                      <a:avLst/>
                    </a:prstGeom>
                  </pic:spPr>
                </pic:pic>
              </a:graphicData>
            </a:graphic>
          </wp:inline>
        </w:drawing>
      </w:r>
      <w:commentRangeEnd w:id="31"/>
      <w:r w:rsidR="009F2080">
        <w:rPr>
          <w:rStyle w:val="CommentReference"/>
        </w:rPr>
        <w:commentReference w:id="31"/>
      </w:r>
      <w:commentRangeEnd w:id="32"/>
      <w:r w:rsidR="001138D5">
        <w:rPr>
          <w:rStyle w:val="CommentReference"/>
        </w:rPr>
        <w:commentReference w:id="32"/>
      </w:r>
    </w:p>
    <w:p w14:paraId="065501C3" w14:textId="7A21B550" w:rsidR="009C77AD" w:rsidRDefault="006648E2" w:rsidP="009C77AD">
      <w:pPr>
        <w:spacing w:after="533" w:line="265" w:lineRule="auto"/>
        <w:ind w:right="16"/>
        <w:jc w:val="center"/>
      </w:pPr>
      <w:r>
        <w:t>Figure 10: Software Architecture</w:t>
      </w:r>
    </w:p>
    <w:p w14:paraId="29D6D11F" w14:textId="68009A06" w:rsidR="009C77AD" w:rsidRDefault="009C77AD">
      <w:pPr>
        <w:spacing w:after="533" w:line="265" w:lineRule="auto"/>
        <w:ind w:right="16"/>
        <w:jc w:val="center"/>
      </w:pPr>
      <w:commentRangeStart w:id="33"/>
      <w:r>
        <w:t>MORE DESIGN SOFTWARE</w:t>
      </w:r>
      <w:commentRangeEnd w:id="33"/>
      <w:r w:rsidR="009F2080">
        <w:rPr>
          <w:rStyle w:val="CommentReference"/>
        </w:rPr>
        <w:commentReference w:id="33"/>
      </w:r>
    </w:p>
    <w:p w14:paraId="3A8B5D66" w14:textId="4F0D2F22" w:rsidR="00C855B5" w:rsidRDefault="009C77AD">
      <w:pPr>
        <w:pStyle w:val="Heading3"/>
        <w:ind w:left="807" w:hanging="822"/>
      </w:pPr>
      <w:r>
        <w:t>Simulated Arduino Engine</w:t>
      </w:r>
    </w:p>
    <w:p w14:paraId="6C378593" w14:textId="5B87379F" w:rsidR="00C855B5" w:rsidRDefault="009C77AD" w:rsidP="009C77AD">
      <w:pPr>
        <w:spacing w:after="449"/>
        <w:ind w:left="-5" w:right="1"/>
      </w:pPr>
      <w:commentRangeStart w:id="34"/>
      <w:r>
        <w:t>LIST CORE ARDUINO CLASSES AND THEIR DES RIPTIONS</w:t>
      </w:r>
      <w:commentRangeEnd w:id="34"/>
      <w:r w:rsidR="009F2080">
        <w:rPr>
          <w:rStyle w:val="CommentReference"/>
        </w:rPr>
        <w:commentReference w:id="34"/>
      </w:r>
    </w:p>
    <w:p w14:paraId="59540831" w14:textId="23D7A8BC" w:rsidR="00C855B5" w:rsidRDefault="009C77AD" w:rsidP="009C77AD">
      <w:pPr>
        <w:spacing w:after="322" w:line="259" w:lineRule="auto"/>
        <w:ind w:left="936" w:right="0" w:firstLine="0"/>
        <w:jc w:val="left"/>
      </w:pPr>
      <w:commentRangeStart w:id="35"/>
      <w:r>
        <w:rPr>
          <w:noProof/>
        </w:rPr>
        <w:t>CORE UML</w:t>
      </w:r>
      <w:commentRangeEnd w:id="35"/>
      <w:r w:rsidR="009F2080">
        <w:rPr>
          <w:rStyle w:val="CommentReference"/>
        </w:rPr>
        <w:commentReference w:id="35"/>
      </w:r>
    </w:p>
    <w:p w14:paraId="07CB30F2" w14:textId="77777777" w:rsidR="00C855B5" w:rsidRDefault="006648E2">
      <w:pPr>
        <w:pStyle w:val="Heading3"/>
        <w:ind w:left="807" w:hanging="822"/>
      </w:pPr>
      <w:bookmarkStart w:id="36" w:name="_Toc18782"/>
      <w:commentRangeStart w:id="37"/>
      <w:commentRangeStart w:id="38"/>
      <w:r>
        <w:t>Communication Subsystem</w:t>
      </w:r>
      <w:bookmarkEnd w:id="36"/>
      <w:commentRangeEnd w:id="37"/>
      <w:r w:rsidR="00AB1FAB">
        <w:rPr>
          <w:rStyle w:val="CommentReference"/>
          <w:b w:val="0"/>
        </w:rPr>
        <w:commentReference w:id="37"/>
      </w:r>
    </w:p>
    <w:p w14:paraId="19217208" w14:textId="77777777" w:rsidR="00C855B5" w:rsidRDefault="006648E2">
      <w:pPr>
        <w:ind w:left="-5" w:right="1"/>
      </w:pPr>
      <w:r>
        <w:t xml:space="preserve">The communications subsystem is responsible for moving data from the demodulation subsystem to the base station and vice versa. Data is transferred over the ZigBee network </w:t>
      </w:r>
      <w:commentRangeStart w:id="39"/>
      <w:r>
        <w:t>described in section 4.1</w:t>
      </w:r>
      <w:commentRangeEnd w:id="39"/>
      <w:r w:rsidR="001138D5">
        <w:rPr>
          <w:rStyle w:val="CommentReference"/>
        </w:rPr>
        <w:commentReference w:id="39"/>
      </w:r>
      <w:r>
        <w:t xml:space="preserve">. Data coming from the demodulation subsystem consists of </w:t>
      </w:r>
      <w:commentRangeStart w:id="40"/>
      <w:r>
        <w:t>I/Q vectors</w:t>
      </w:r>
      <w:commentRangeEnd w:id="40"/>
      <w:r w:rsidR="00AB1FAB">
        <w:rPr>
          <w:rStyle w:val="CommentReference"/>
        </w:rPr>
        <w:commentReference w:id="40"/>
      </w:r>
      <w:r>
        <w:t>, and the data going from the base station to the drone platform contains mission parameters for use in mission setup. Note that data used for telemetry is self-contained in the telemetry subsystem handled with Mission Planner.</w:t>
      </w:r>
    </w:p>
    <w:p w14:paraId="332066A3" w14:textId="77777777" w:rsidR="00C855B5" w:rsidRDefault="006648E2">
      <w:pPr>
        <w:spacing w:after="322" w:line="259" w:lineRule="auto"/>
        <w:ind w:left="936" w:right="0" w:firstLine="0"/>
        <w:jc w:val="left"/>
      </w:pPr>
      <w:commentRangeStart w:id="41"/>
      <w:r>
        <w:rPr>
          <w:noProof/>
        </w:rPr>
        <w:lastRenderedPageBreak/>
        <w:drawing>
          <wp:inline distT="0" distB="0" distL="0" distR="0" wp14:anchorId="0EC6882D" wp14:editId="7162EA3B">
            <wp:extent cx="4754989" cy="1847750"/>
            <wp:effectExtent l="0" t="0" r="0" b="0"/>
            <wp:docPr id="879" name="Picture 879"/>
            <wp:cNvGraphicFramePr/>
            <a:graphic xmlns:a="http://schemas.openxmlformats.org/drawingml/2006/main">
              <a:graphicData uri="http://schemas.openxmlformats.org/drawingml/2006/picture">
                <pic:pic xmlns:pic="http://schemas.openxmlformats.org/drawingml/2006/picture">
                  <pic:nvPicPr>
                    <pic:cNvPr id="879" name="Picture 879"/>
                    <pic:cNvPicPr/>
                  </pic:nvPicPr>
                  <pic:blipFill>
                    <a:blip r:embed="rId16"/>
                    <a:stretch>
                      <a:fillRect/>
                    </a:stretch>
                  </pic:blipFill>
                  <pic:spPr>
                    <a:xfrm>
                      <a:off x="0" y="0"/>
                      <a:ext cx="4754989" cy="1847750"/>
                    </a:xfrm>
                    <a:prstGeom prst="rect">
                      <a:avLst/>
                    </a:prstGeom>
                  </pic:spPr>
                </pic:pic>
              </a:graphicData>
            </a:graphic>
          </wp:inline>
        </w:drawing>
      </w:r>
      <w:commentRangeEnd w:id="41"/>
      <w:r w:rsidR="00AB1FAB">
        <w:rPr>
          <w:rStyle w:val="CommentReference"/>
        </w:rPr>
        <w:commentReference w:id="41"/>
      </w:r>
    </w:p>
    <w:p w14:paraId="7D0E4ADC" w14:textId="77777777" w:rsidR="00C855B5" w:rsidRDefault="006648E2">
      <w:pPr>
        <w:spacing w:after="533" w:line="265" w:lineRule="auto"/>
        <w:ind w:right="16"/>
        <w:jc w:val="center"/>
      </w:pPr>
      <w:r>
        <w:t>Figure 12: Communication Subsystem</w:t>
      </w:r>
    </w:p>
    <w:p w14:paraId="285ADD59" w14:textId="77777777" w:rsidR="00C855B5" w:rsidRDefault="006648E2">
      <w:pPr>
        <w:pStyle w:val="Heading3"/>
        <w:ind w:left="807" w:hanging="822"/>
      </w:pPr>
      <w:bookmarkStart w:id="42" w:name="_Toc18783"/>
      <w:r>
        <w:t>Demodulation System</w:t>
      </w:r>
      <w:bookmarkEnd w:id="42"/>
    </w:p>
    <w:p w14:paraId="40EA69E3" w14:textId="77777777" w:rsidR="00C855B5" w:rsidRDefault="006648E2">
      <w:pPr>
        <w:ind w:left="-5" w:right="1"/>
      </w:pPr>
      <w:commentRangeStart w:id="43"/>
      <w:r>
        <w:t>The demodulation subsystem has the responsibility of transforming the raw data collected by the SDR and GPS module and converting it to a useful piece of data that can be logged and transferred to the base station for use. We call this data packet an I/Q vector. The demodulation subsystem gets its input data from a user defined UDP port, which is producing raw signal data from the SDR by GQRX. When the demodulation subsystem collects the raw data from the UDP port, it processes the signals based on if it is a GPS, VOR, or ILS signal type. The subsystem then passes this data to the communications subsystem to be sent over the ZigBee network to the base station.</w:t>
      </w:r>
      <w:commentRangeEnd w:id="43"/>
      <w:r w:rsidR="00BF2E28">
        <w:rPr>
          <w:rStyle w:val="CommentReference"/>
        </w:rPr>
        <w:commentReference w:id="43"/>
      </w:r>
    </w:p>
    <w:p w14:paraId="7BECF909" w14:textId="77777777" w:rsidR="00C855B5" w:rsidRDefault="006648E2">
      <w:pPr>
        <w:spacing w:after="322" w:line="259" w:lineRule="auto"/>
        <w:ind w:left="0" w:right="0" w:firstLine="0"/>
        <w:jc w:val="left"/>
      </w:pPr>
      <w:r>
        <w:rPr>
          <w:noProof/>
        </w:rPr>
        <w:drawing>
          <wp:inline distT="0" distB="0" distL="0" distR="0" wp14:anchorId="7AC0C900" wp14:editId="50EBF0AC">
            <wp:extent cx="5943550" cy="1895729"/>
            <wp:effectExtent l="0" t="0" r="0" b="0"/>
            <wp:docPr id="901" name="Picture 901"/>
            <wp:cNvGraphicFramePr/>
            <a:graphic xmlns:a="http://schemas.openxmlformats.org/drawingml/2006/main">
              <a:graphicData uri="http://schemas.openxmlformats.org/drawingml/2006/picture">
                <pic:pic xmlns:pic="http://schemas.openxmlformats.org/drawingml/2006/picture">
                  <pic:nvPicPr>
                    <pic:cNvPr id="901" name="Picture 901"/>
                    <pic:cNvPicPr/>
                  </pic:nvPicPr>
                  <pic:blipFill>
                    <a:blip r:embed="rId17"/>
                    <a:stretch>
                      <a:fillRect/>
                    </a:stretch>
                  </pic:blipFill>
                  <pic:spPr>
                    <a:xfrm>
                      <a:off x="0" y="0"/>
                      <a:ext cx="5943550" cy="1895729"/>
                    </a:xfrm>
                    <a:prstGeom prst="rect">
                      <a:avLst/>
                    </a:prstGeom>
                  </pic:spPr>
                </pic:pic>
              </a:graphicData>
            </a:graphic>
          </wp:inline>
        </w:drawing>
      </w:r>
    </w:p>
    <w:p w14:paraId="4D1ACABA" w14:textId="77777777" w:rsidR="00C855B5" w:rsidRDefault="006648E2">
      <w:pPr>
        <w:spacing w:after="456"/>
        <w:ind w:left="2813" w:right="1"/>
      </w:pPr>
      <w:r>
        <w:t>Figure 13: Demodulation Subsystem</w:t>
      </w:r>
    </w:p>
    <w:p w14:paraId="17E0102C" w14:textId="77777777" w:rsidR="00C855B5" w:rsidRDefault="006648E2">
      <w:pPr>
        <w:ind w:left="-5" w:right="1"/>
      </w:pPr>
      <w:r>
        <w:t xml:space="preserve">The process logic for demodulating the ILS and </w:t>
      </w:r>
      <w:commentRangeStart w:id="44"/>
      <w:r>
        <w:t xml:space="preserve">Vor </w:t>
      </w:r>
      <w:commentRangeEnd w:id="44"/>
      <w:r w:rsidR="00746767">
        <w:rPr>
          <w:rStyle w:val="CommentReference"/>
        </w:rPr>
        <w:commentReference w:id="44"/>
      </w:r>
      <w:r>
        <w:t>signals are shown below:</w:t>
      </w:r>
    </w:p>
    <w:p w14:paraId="09D93038" w14:textId="77777777" w:rsidR="00C855B5" w:rsidRDefault="006648E2">
      <w:pPr>
        <w:spacing w:after="322" w:line="259" w:lineRule="auto"/>
        <w:ind w:left="0" w:right="0" w:firstLine="0"/>
        <w:jc w:val="left"/>
      </w:pPr>
      <w:r>
        <w:rPr>
          <w:noProof/>
        </w:rPr>
        <w:lastRenderedPageBreak/>
        <w:drawing>
          <wp:inline distT="0" distB="0" distL="0" distR="0" wp14:anchorId="067CD114" wp14:editId="7D6D9087">
            <wp:extent cx="5943921" cy="1545056"/>
            <wp:effectExtent l="0" t="0" r="0" b="0"/>
            <wp:docPr id="905" name="Picture 905"/>
            <wp:cNvGraphicFramePr/>
            <a:graphic xmlns:a="http://schemas.openxmlformats.org/drawingml/2006/main">
              <a:graphicData uri="http://schemas.openxmlformats.org/drawingml/2006/picture">
                <pic:pic xmlns:pic="http://schemas.openxmlformats.org/drawingml/2006/picture">
                  <pic:nvPicPr>
                    <pic:cNvPr id="905" name="Picture 905"/>
                    <pic:cNvPicPr/>
                  </pic:nvPicPr>
                  <pic:blipFill>
                    <a:blip r:embed="rId18"/>
                    <a:stretch>
                      <a:fillRect/>
                    </a:stretch>
                  </pic:blipFill>
                  <pic:spPr>
                    <a:xfrm>
                      <a:off x="0" y="0"/>
                      <a:ext cx="5943921" cy="1545056"/>
                    </a:xfrm>
                    <a:prstGeom prst="rect">
                      <a:avLst/>
                    </a:prstGeom>
                  </pic:spPr>
                </pic:pic>
              </a:graphicData>
            </a:graphic>
          </wp:inline>
        </w:drawing>
      </w:r>
    </w:p>
    <w:p w14:paraId="6C1B8BB7" w14:textId="77777777" w:rsidR="00C855B5" w:rsidRDefault="006648E2">
      <w:pPr>
        <w:spacing w:after="275"/>
        <w:ind w:left="2750" w:right="1"/>
      </w:pPr>
      <w:r>
        <w:t>Figure 14: ILS Demodulation Schema</w:t>
      </w:r>
    </w:p>
    <w:p w14:paraId="77CBCE3C" w14:textId="77777777" w:rsidR="00C855B5" w:rsidRDefault="006648E2">
      <w:pPr>
        <w:spacing w:after="322" w:line="259" w:lineRule="auto"/>
        <w:ind w:left="0" w:right="0" w:firstLine="0"/>
        <w:jc w:val="left"/>
      </w:pPr>
      <w:r>
        <w:rPr>
          <w:noProof/>
        </w:rPr>
        <w:drawing>
          <wp:inline distT="0" distB="0" distL="0" distR="0" wp14:anchorId="6F4E87F2" wp14:editId="32C24753">
            <wp:extent cx="5943690" cy="2012431"/>
            <wp:effectExtent l="0" t="0" r="0" b="0"/>
            <wp:docPr id="908" name="Picture 908"/>
            <wp:cNvGraphicFramePr/>
            <a:graphic xmlns:a="http://schemas.openxmlformats.org/drawingml/2006/main">
              <a:graphicData uri="http://schemas.openxmlformats.org/drawingml/2006/picture">
                <pic:pic xmlns:pic="http://schemas.openxmlformats.org/drawingml/2006/picture">
                  <pic:nvPicPr>
                    <pic:cNvPr id="908" name="Picture 908"/>
                    <pic:cNvPicPr/>
                  </pic:nvPicPr>
                  <pic:blipFill>
                    <a:blip r:embed="rId19"/>
                    <a:stretch>
                      <a:fillRect/>
                    </a:stretch>
                  </pic:blipFill>
                  <pic:spPr>
                    <a:xfrm>
                      <a:off x="0" y="0"/>
                      <a:ext cx="5943690" cy="2012431"/>
                    </a:xfrm>
                    <a:prstGeom prst="rect">
                      <a:avLst/>
                    </a:prstGeom>
                  </pic:spPr>
                </pic:pic>
              </a:graphicData>
            </a:graphic>
          </wp:inline>
        </w:drawing>
      </w:r>
    </w:p>
    <w:p w14:paraId="60B3BD38" w14:textId="77777777" w:rsidR="00C855B5" w:rsidRDefault="006648E2">
      <w:pPr>
        <w:ind w:left="-5" w:right="1"/>
        <w:jc w:val="center"/>
        <w:pPrChange w:id="45" w:author="Jefts, David L." w:date="2021-10-09T18:08:00Z">
          <w:pPr>
            <w:ind w:left="-5" w:right="1"/>
          </w:pPr>
        </w:pPrChange>
      </w:pPr>
      <w:r>
        <w:t>Figure 15: VOR Demodulation Schema</w:t>
      </w:r>
    </w:p>
    <w:p w14:paraId="6A6EFD0F" w14:textId="77777777" w:rsidR="00C855B5" w:rsidRDefault="006648E2">
      <w:pPr>
        <w:ind w:left="-5" w:right="1"/>
        <w:jc w:val="center"/>
        <w:pPrChange w:id="46" w:author="Jefts, David L." w:date="2021-10-09T18:08:00Z">
          <w:pPr>
            <w:ind w:left="-5" w:right="1"/>
          </w:pPr>
        </w:pPrChange>
      </w:pPr>
      <w:r>
        <w:t>(Source: polaris-gnss.com/Alpha RTK Receiver User Guide.pdf)</w:t>
      </w:r>
    </w:p>
    <w:p w14:paraId="3EEF21FC" w14:textId="77777777" w:rsidR="00C855B5" w:rsidRDefault="006648E2">
      <w:pPr>
        <w:pStyle w:val="Heading3"/>
        <w:ind w:left="807" w:hanging="822"/>
      </w:pPr>
      <w:bookmarkStart w:id="47" w:name="_Toc18784"/>
      <w:r>
        <w:t>Telemetry Subsection</w:t>
      </w:r>
      <w:bookmarkEnd w:id="47"/>
    </w:p>
    <w:p w14:paraId="76F78BD9" w14:textId="77777777" w:rsidR="00C855B5" w:rsidRDefault="006648E2">
      <w:pPr>
        <w:spacing w:after="572"/>
        <w:ind w:left="-5" w:right="1"/>
      </w:pPr>
      <w:r>
        <w:t>Telemetry in the PIGEONS system is handled by QGroundControl (QGC) on the software side, and the Pixhawk4 on the hardware end. QGroundControl uses a Mavlink protocol to communicate telemetry commands to the drone. QGC is utilized to plan out flight paths and issue telemetry commands to the drone. In future work, we hope to utilize QGCs custom plug-in capabilities to display mission data within QGC; but for now, we are utilizing a separate piece of software in the base station subsystem to show mission details.</w:t>
      </w:r>
    </w:p>
    <w:p w14:paraId="11BCF2BB" w14:textId="77777777" w:rsidR="00C855B5" w:rsidRDefault="006648E2">
      <w:pPr>
        <w:pStyle w:val="Heading2"/>
        <w:ind w:left="720" w:hanging="735"/>
      </w:pPr>
      <w:bookmarkStart w:id="48" w:name="_Toc18785"/>
      <w:r>
        <w:t>Internal Communications Detailed Design</w:t>
      </w:r>
      <w:bookmarkEnd w:id="48"/>
    </w:p>
    <w:p w14:paraId="18B89CD2" w14:textId="77777777" w:rsidR="00C855B5" w:rsidRDefault="006648E2">
      <w:pPr>
        <w:ind w:left="-5" w:right="1"/>
      </w:pPr>
      <w:r>
        <w:t xml:space="preserve">As mentioned, a UDP protocol is used to transfer data from GQRX to our Python script demodulating the data is set up on localhost over port 5005. These are the default setting that can be adjusted by the end user. The data sent over the UDP server is the raw audio data from the SDR collected at 128kbps at a bit depth of 12 bits. The data sent over the XBee </w:t>
      </w:r>
      <w:r>
        <w:lastRenderedPageBreak/>
        <w:t>network consists of String data type packets transmitted at 150kbps over the 2.4Ghz frequency. Data packets consist of the following structure to be formatted in JSON:</w:t>
      </w:r>
    </w:p>
    <w:tbl>
      <w:tblPr>
        <w:tblStyle w:val="TableGrid1"/>
        <w:tblW w:w="9352" w:type="dxa"/>
        <w:tblInd w:w="4" w:type="dxa"/>
        <w:tblCellMar>
          <w:top w:w="40" w:type="dxa"/>
          <w:left w:w="124" w:type="dxa"/>
          <w:right w:w="115" w:type="dxa"/>
        </w:tblCellMar>
        <w:tblLook w:val="04A0" w:firstRow="1" w:lastRow="0" w:firstColumn="1" w:lastColumn="0" w:noHBand="0" w:noVBand="1"/>
      </w:tblPr>
      <w:tblGrid>
        <w:gridCol w:w="4128"/>
        <w:gridCol w:w="1097"/>
        <w:gridCol w:w="4127"/>
      </w:tblGrid>
      <w:tr w:rsidR="00C855B5" w14:paraId="4B29CDD2" w14:textId="77777777">
        <w:trPr>
          <w:trHeight w:val="297"/>
        </w:trPr>
        <w:tc>
          <w:tcPr>
            <w:tcW w:w="4127" w:type="dxa"/>
            <w:tcBorders>
              <w:top w:val="single" w:sz="3" w:space="0" w:color="000000"/>
              <w:left w:val="single" w:sz="3" w:space="0" w:color="000000"/>
              <w:bottom w:val="single" w:sz="3" w:space="0" w:color="000000"/>
              <w:right w:val="single" w:sz="3" w:space="0" w:color="000000"/>
            </w:tcBorders>
          </w:tcPr>
          <w:p w14:paraId="7D64D032" w14:textId="77777777" w:rsidR="00C855B5" w:rsidRDefault="006648E2">
            <w:pPr>
              <w:spacing w:after="0" w:line="259" w:lineRule="auto"/>
              <w:ind w:left="0" w:right="0" w:firstLine="0"/>
              <w:jc w:val="left"/>
            </w:pPr>
            <w:r>
              <w:t>Key (Command)</w:t>
            </w:r>
          </w:p>
        </w:tc>
        <w:tc>
          <w:tcPr>
            <w:tcW w:w="1097" w:type="dxa"/>
            <w:tcBorders>
              <w:top w:val="single" w:sz="3" w:space="0" w:color="000000"/>
              <w:left w:val="single" w:sz="3" w:space="0" w:color="000000"/>
              <w:bottom w:val="single" w:sz="3" w:space="0" w:color="000000"/>
              <w:right w:val="single" w:sz="3" w:space="0" w:color="000000"/>
            </w:tcBorders>
          </w:tcPr>
          <w:p w14:paraId="1F93F8F0" w14:textId="77777777" w:rsidR="00C855B5" w:rsidRDefault="006648E2">
            <w:pPr>
              <w:spacing w:after="0" w:line="259" w:lineRule="auto"/>
              <w:ind w:left="0" w:right="0" w:firstLine="0"/>
              <w:jc w:val="left"/>
            </w:pPr>
            <w:r>
              <w:t>Size</w:t>
            </w:r>
          </w:p>
        </w:tc>
        <w:tc>
          <w:tcPr>
            <w:tcW w:w="4127" w:type="dxa"/>
            <w:tcBorders>
              <w:top w:val="single" w:sz="3" w:space="0" w:color="000000"/>
              <w:left w:val="single" w:sz="3" w:space="0" w:color="000000"/>
              <w:bottom w:val="single" w:sz="3" w:space="0" w:color="000000"/>
              <w:right w:val="single" w:sz="3" w:space="0" w:color="000000"/>
            </w:tcBorders>
          </w:tcPr>
          <w:p w14:paraId="0AC1E2E3" w14:textId="77777777" w:rsidR="00C855B5" w:rsidRDefault="006648E2">
            <w:pPr>
              <w:spacing w:after="0" w:line="259" w:lineRule="auto"/>
              <w:ind w:left="0" w:right="0" w:firstLine="0"/>
              <w:jc w:val="left"/>
            </w:pPr>
            <w:r>
              <w:t>Value</w:t>
            </w:r>
          </w:p>
        </w:tc>
      </w:tr>
      <w:tr w:rsidR="00C855B5" w14:paraId="33026628" w14:textId="77777777">
        <w:trPr>
          <w:trHeight w:val="297"/>
        </w:trPr>
        <w:tc>
          <w:tcPr>
            <w:tcW w:w="4127" w:type="dxa"/>
            <w:tcBorders>
              <w:top w:val="single" w:sz="3" w:space="0" w:color="000000"/>
              <w:left w:val="single" w:sz="3" w:space="0" w:color="000000"/>
              <w:bottom w:val="single" w:sz="3" w:space="0" w:color="000000"/>
              <w:right w:val="single" w:sz="3" w:space="0" w:color="000000"/>
            </w:tcBorders>
          </w:tcPr>
          <w:p w14:paraId="1DC9C357" w14:textId="77777777" w:rsidR="00C855B5" w:rsidRDefault="006648E2">
            <w:pPr>
              <w:spacing w:after="0" w:line="259" w:lineRule="auto"/>
              <w:ind w:left="0" w:right="0" w:firstLine="0"/>
              <w:jc w:val="left"/>
            </w:pPr>
            <w:r>
              <w:t>Packet ID</w:t>
            </w:r>
          </w:p>
        </w:tc>
        <w:tc>
          <w:tcPr>
            <w:tcW w:w="1097" w:type="dxa"/>
            <w:tcBorders>
              <w:top w:val="single" w:sz="3" w:space="0" w:color="000000"/>
              <w:left w:val="single" w:sz="3" w:space="0" w:color="000000"/>
              <w:bottom w:val="single" w:sz="3" w:space="0" w:color="000000"/>
              <w:right w:val="single" w:sz="3" w:space="0" w:color="000000"/>
            </w:tcBorders>
          </w:tcPr>
          <w:p w14:paraId="6057901C" w14:textId="77777777" w:rsidR="00C855B5" w:rsidRDefault="006648E2">
            <w:pPr>
              <w:spacing w:after="0" w:line="259" w:lineRule="auto"/>
              <w:ind w:left="0" w:right="0" w:firstLine="0"/>
              <w:jc w:val="left"/>
            </w:pPr>
            <w:r>
              <w:t>Int</w:t>
            </w:r>
          </w:p>
        </w:tc>
        <w:tc>
          <w:tcPr>
            <w:tcW w:w="4127" w:type="dxa"/>
            <w:tcBorders>
              <w:top w:val="single" w:sz="3" w:space="0" w:color="000000"/>
              <w:left w:val="single" w:sz="3" w:space="0" w:color="000000"/>
              <w:bottom w:val="single" w:sz="3" w:space="0" w:color="000000"/>
              <w:right w:val="single" w:sz="3" w:space="0" w:color="000000"/>
            </w:tcBorders>
          </w:tcPr>
          <w:p w14:paraId="1A406228" w14:textId="77777777" w:rsidR="00C855B5" w:rsidRDefault="006648E2">
            <w:pPr>
              <w:spacing w:after="0" w:line="259" w:lineRule="auto"/>
              <w:ind w:left="0" w:right="0" w:firstLine="0"/>
              <w:jc w:val="left"/>
            </w:pPr>
            <w:r>
              <w:t>677978 for command</w:t>
            </w:r>
          </w:p>
        </w:tc>
      </w:tr>
      <w:tr w:rsidR="00C855B5" w14:paraId="6C5485D9" w14:textId="77777777">
        <w:trPr>
          <w:trHeight w:val="586"/>
        </w:trPr>
        <w:tc>
          <w:tcPr>
            <w:tcW w:w="4127" w:type="dxa"/>
            <w:tcBorders>
              <w:top w:val="single" w:sz="3" w:space="0" w:color="000000"/>
              <w:left w:val="single" w:sz="3" w:space="0" w:color="000000"/>
              <w:bottom w:val="single" w:sz="3" w:space="0" w:color="000000"/>
              <w:right w:val="single" w:sz="3" w:space="0" w:color="000000"/>
            </w:tcBorders>
          </w:tcPr>
          <w:p w14:paraId="7E15ED43" w14:textId="77777777" w:rsidR="00C855B5" w:rsidRDefault="006648E2">
            <w:pPr>
              <w:spacing w:after="0" w:line="259" w:lineRule="auto"/>
              <w:ind w:left="0" w:right="0" w:firstLine="0"/>
              <w:jc w:val="left"/>
            </w:pPr>
            <w:r>
              <w:t>Mission Type</w:t>
            </w:r>
          </w:p>
        </w:tc>
        <w:tc>
          <w:tcPr>
            <w:tcW w:w="1097" w:type="dxa"/>
            <w:tcBorders>
              <w:top w:val="single" w:sz="3" w:space="0" w:color="000000"/>
              <w:left w:val="single" w:sz="3" w:space="0" w:color="000000"/>
              <w:bottom w:val="single" w:sz="3" w:space="0" w:color="000000"/>
              <w:right w:val="single" w:sz="3" w:space="0" w:color="000000"/>
            </w:tcBorders>
          </w:tcPr>
          <w:p w14:paraId="2A3C104A" w14:textId="77777777" w:rsidR="00C855B5" w:rsidRDefault="006648E2">
            <w:pPr>
              <w:spacing w:after="0" w:line="259" w:lineRule="auto"/>
              <w:ind w:left="0" w:right="0" w:firstLine="0"/>
              <w:jc w:val="left"/>
            </w:pPr>
            <w:r>
              <w:t>Int</w:t>
            </w:r>
          </w:p>
        </w:tc>
        <w:tc>
          <w:tcPr>
            <w:tcW w:w="4127" w:type="dxa"/>
            <w:tcBorders>
              <w:top w:val="single" w:sz="3" w:space="0" w:color="000000"/>
              <w:left w:val="single" w:sz="3" w:space="0" w:color="000000"/>
              <w:bottom w:val="single" w:sz="3" w:space="0" w:color="000000"/>
              <w:right w:val="single" w:sz="3" w:space="0" w:color="000000"/>
            </w:tcBorders>
          </w:tcPr>
          <w:p w14:paraId="5D499E8E" w14:textId="77777777" w:rsidR="00C855B5" w:rsidRDefault="006648E2">
            <w:pPr>
              <w:spacing w:after="0" w:line="259" w:lineRule="auto"/>
              <w:ind w:left="0" w:right="0" w:firstLine="0"/>
            </w:pPr>
            <w:r>
              <w:t>737683 for ILS, 867982 for VOR, 66111 for both.</w:t>
            </w:r>
          </w:p>
        </w:tc>
      </w:tr>
      <w:tr w:rsidR="00C855B5" w14:paraId="5308845E" w14:textId="77777777">
        <w:trPr>
          <w:trHeight w:val="297"/>
        </w:trPr>
        <w:tc>
          <w:tcPr>
            <w:tcW w:w="4127" w:type="dxa"/>
            <w:tcBorders>
              <w:top w:val="single" w:sz="3" w:space="0" w:color="000000"/>
              <w:left w:val="single" w:sz="3" w:space="0" w:color="000000"/>
              <w:bottom w:val="single" w:sz="3" w:space="0" w:color="000000"/>
              <w:right w:val="single" w:sz="3" w:space="0" w:color="000000"/>
            </w:tcBorders>
          </w:tcPr>
          <w:p w14:paraId="019FD4FD" w14:textId="77777777" w:rsidR="00C855B5" w:rsidRDefault="006648E2">
            <w:pPr>
              <w:spacing w:after="0" w:line="259" w:lineRule="auto"/>
              <w:ind w:left="0" w:right="0" w:firstLine="0"/>
              <w:jc w:val="left"/>
            </w:pPr>
            <w:r>
              <w:t>Frequency 1 Type</w:t>
            </w:r>
          </w:p>
        </w:tc>
        <w:tc>
          <w:tcPr>
            <w:tcW w:w="1097" w:type="dxa"/>
            <w:tcBorders>
              <w:top w:val="single" w:sz="3" w:space="0" w:color="000000"/>
              <w:left w:val="single" w:sz="3" w:space="0" w:color="000000"/>
              <w:bottom w:val="single" w:sz="3" w:space="0" w:color="000000"/>
              <w:right w:val="single" w:sz="3" w:space="0" w:color="000000"/>
            </w:tcBorders>
          </w:tcPr>
          <w:p w14:paraId="6BBAAAD3" w14:textId="77777777" w:rsidR="00C855B5" w:rsidRDefault="006648E2">
            <w:pPr>
              <w:spacing w:after="0" w:line="259" w:lineRule="auto"/>
              <w:ind w:left="0" w:right="0" w:firstLine="0"/>
              <w:jc w:val="left"/>
            </w:pPr>
            <w:r>
              <w:t>Int</w:t>
            </w:r>
          </w:p>
        </w:tc>
        <w:tc>
          <w:tcPr>
            <w:tcW w:w="4127" w:type="dxa"/>
            <w:tcBorders>
              <w:top w:val="single" w:sz="3" w:space="0" w:color="000000"/>
              <w:left w:val="single" w:sz="3" w:space="0" w:color="000000"/>
              <w:bottom w:val="single" w:sz="3" w:space="0" w:color="000000"/>
              <w:right w:val="single" w:sz="3" w:space="0" w:color="000000"/>
            </w:tcBorders>
          </w:tcPr>
          <w:p w14:paraId="73385457" w14:textId="77777777" w:rsidR="00C855B5" w:rsidRDefault="006648E2">
            <w:pPr>
              <w:spacing w:after="0" w:line="259" w:lineRule="auto"/>
              <w:ind w:left="0" w:right="0" w:firstLine="0"/>
              <w:jc w:val="left"/>
            </w:pPr>
            <w:r>
              <w:t>737683 for ILS, 867982 for VOR</w:t>
            </w:r>
          </w:p>
        </w:tc>
      </w:tr>
      <w:tr w:rsidR="00C855B5" w14:paraId="24E0AD68" w14:textId="77777777">
        <w:trPr>
          <w:trHeight w:val="297"/>
        </w:trPr>
        <w:tc>
          <w:tcPr>
            <w:tcW w:w="4127" w:type="dxa"/>
            <w:tcBorders>
              <w:top w:val="single" w:sz="3" w:space="0" w:color="000000"/>
              <w:left w:val="single" w:sz="3" w:space="0" w:color="000000"/>
              <w:bottom w:val="single" w:sz="3" w:space="0" w:color="000000"/>
              <w:right w:val="single" w:sz="3" w:space="0" w:color="000000"/>
            </w:tcBorders>
          </w:tcPr>
          <w:p w14:paraId="08CAE03F" w14:textId="77777777" w:rsidR="00C855B5" w:rsidRDefault="006648E2">
            <w:pPr>
              <w:spacing w:after="0" w:line="259" w:lineRule="auto"/>
              <w:ind w:left="0" w:right="0" w:firstLine="0"/>
              <w:jc w:val="left"/>
            </w:pPr>
            <w:r>
              <w:t>Frequency 1 Value</w:t>
            </w:r>
          </w:p>
        </w:tc>
        <w:tc>
          <w:tcPr>
            <w:tcW w:w="1097" w:type="dxa"/>
            <w:tcBorders>
              <w:top w:val="single" w:sz="3" w:space="0" w:color="000000"/>
              <w:left w:val="single" w:sz="3" w:space="0" w:color="000000"/>
              <w:bottom w:val="single" w:sz="3" w:space="0" w:color="000000"/>
              <w:right w:val="single" w:sz="3" w:space="0" w:color="000000"/>
            </w:tcBorders>
          </w:tcPr>
          <w:p w14:paraId="6A09790C" w14:textId="77777777" w:rsidR="00C855B5" w:rsidRDefault="006648E2">
            <w:pPr>
              <w:spacing w:after="0" w:line="259" w:lineRule="auto"/>
              <w:ind w:left="0" w:right="0" w:firstLine="0"/>
              <w:jc w:val="left"/>
            </w:pPr>
            <w:r>
              <w:t>float</w:t>
            </w:r>
          </w:p>
        </w:tc>
        <w:tc>
          <w:tcPr>
            <w:tcW w:w="4127" w:type="dxa"/>
            <w:tcBorders>
              <w:top w:val="single" w:sz="3" w:space="0" w:color="000000"/>
              <w:left w:val="single" w:sz="3" w:space="0" w:color="000000"/>
              <w:bottom w:val="single" w:sz="3" w:space="0" w:color="000000"/>
              <w:right w:val="single" w:sz="3" w:space="0" w:color="000000"/>
            </w:tcBorders>
          </w:tcPr>
          <w:p w14:paraId="0875A8FD" w14:textId="77777777" w:rsidR="00C855B5" w:rsidRDefault="006648E2">
            <w:pPr>
              <w:spacing w:after="0" w:line="259" w:lineRule="auto"/>
              <w:ind w:left="0" w:right="0" w:firstLine="0"/>
              <w:jc w:val="left"/>
            </w:pPr>
            <w:r>
              <w:t>Frequency value or -1 for null.</w:t>
            </w:r>
          </w:p>
        </w:tc>
      </w:tr>
      <w:tr w:rsidR="00C855B5" w14:paraId="09602E02" w14:textId="77777777">
        <w:trPr>
          <w:trHeight w:val="586"/>
        </w:trPr>
        <w:tc>
          <w:tcPr>
            <w:tcW w:w="4127" w:type="dxa"/>
            <w:tcBorders>
              <w:top w:val="single" w:sz="3" w:space="0" w:color="000000"/>
              <w:left w:val="single" w:sz="3" w:space="0" w:color="000000"/>
              <w:bottom w:val="single" w:sz="3" w:space="0" w:color="000000"/>
              <w:right w:val="single" w:sz="3" w:space="0" w:color="000000"/>
            </w:tcBorders>
          </w:tcPr>
          <w:p w14:paraId="5A692ACC" w14:textId="77777777" w:rsidR="00C855B5" w:rsidRDefault="006648E2">
            <w:pPr>
              <w:spacing w:after="0" w:line="259" w:lineRule="auto"/>
              <w:ind w:left="0" w:right="0" w:firstLine="0"/>
              <w:jc w:val="left"/>
            </w:pPr>
            <w:r>
              <w:t>Frequency 2 Type</w:t>
            </w:r>
          </w:p>
        </w:tc>
        <w:tc>
          <w:tcPr>
            <w:tcW w:w="1097" w:type="dxa"/>
            <w:tcBorders>
              <w:top w:val="single" w:sz="3" w:space="0" w:color="000000"/>
              <w:left w:val="single" w:sz="3" w:space="0" w:color="000000"/>
              <w:bottom w:val="single" w:sz="3" w:space="0" w:color="000000"/>
              <w:right w:val="single" w:sz="3" w:space="0" w:color="000000"/>
            </w:tcBorders>
          </w:tcPr>
          <w:p w14:paraId="0F9BC0E9" w14:textId="77777777" w:rsidR="00C855B5" w:rsidRDefault="006648E2">
            <w:pPr>
              <w:spacing w:after="0" w:line="259" w:lineRule="auto"/>
              <w:ind w:left="0" w:right="0" w:firstLine="0"/>
              <w:jc w:val="left"/>
            </w:pPr>
            <w:r>
              <w:t>Int</w:t>
            </w:r>
          </w:p>
        </w:tc>
        <w:tc>
          <w:tcPr>
            <w:tcW w:w="4127" w:type="dxa"/>
            <w:tcBorders>
              <w:top w:val="single" w:sz="3" w:space="0" w:color="000000"/>
              <w:left w:val="single" w:sz="3" w:space="0" w:color="000000"/>
              <w:bottom w:val="single" w:sz="3" w:space="0" w:color="000000"/>
              <w:right w:val="single" w:sz="3" w:space="0" w:color="000000"/>
            </w:tcBorders>
          </w:tcPr>
          <w:p w14:paraId="6544543A" w14:textId="77777777" w:rsidR="00C855B5" w:rsidRDefault="006648E2">
            <w:pPr>
              <w:spacing w:after="0" w:line="259" w:lineRule="auto"/>
              <w:ind w:left="0" w:right="0" w:firstLine="0"/>
              <w:jc w:val="left"/>
            </w:pPr>
            <w:r>
              <w:t>737683 for ILS, 867982 for VOR, or null</w:t>
            </w:r>
          </w:p>
        </w:tc>
      </w:tr>
      <w:tr w:rsidR="00C855B5" w14:paraId="561D5C0D" w14:textId="77777777">
        <w:trPr>
          <w:trHeight w:val="297"/>
        </w:trPr>
        <w:tc>
          <w:tcPr>
            <w:tcW w:w="4127" w:type="dxa"/>
            <w:tcBorders>
              <w:top w:val="single" w:sz="3" w:space="0" w:color="000000"/>
              <w:left w:val="single" w:sz="3" w:space="0" w:color="000000"/>
              <w:bottom w:val="single" w:sz="3" w:space="0" w:color="000000"/>
              <w:right w:val="single" w:sz="3" w:space="0" w:color="000000"/>
            </w:tcBorders>
          </w:tcPr>
          <w:p w14:paraId="49D1BCA5" w14:textId="77777777" w:rsidR="00C855B5" w:rsidRDefault="006648E2">
            <w:pPr>
              <w:spacing w:after="0" w:line="259" w:lineRule="auto"/>
              <w:ind w:left="0" w:right="0" w:firstLine="0"/>
              <w:jc w:val="left"/>
            </w:pPr>
            <w:r>
              <w:t>Frequency 2 Value</w:t>
            </w:r>
          </w:p>
        </w:tc>
        <w:tc>
          <w:tcPr>
            <w:tcW w:w="1097" w:type="dxa"/>
            <w:tcBorders>
              <w:top w:val="single" w:sz="3" w:space="0" w:color="000000"/>
              <w:left w:val="single" w:sz="3" w:space="0" w:color="000000"/>
              <w:bottom w:val="single" w:sz="3" w:space="0" w:color="000000"/>
              <w:right w:val="single" w:sz="3" w:space="0" w:color="000000"/>
            </w:tcBorders>
          </w:tcPr>
          <w:p w14:paraId="0E3EEF72" w14:textId="77777777" w:rsidR="00C855B5" w:rsidRDefault="006648E2">
            <w:pPr>
              <w:spacing w:after="0" w:line="259" w:lineRule="auto"/>
              <w:ind w:left="0" w:right="0" w:firstLine="0"/>
              <w:jc w:val="left"/>
            </w:pPr>
            <w:r>
              <w:t>float</w:t>
            </w:r>
          </w:p>
        </w:tc>
        <w:tc>
          <w:tcPr>
            <w:tcW w:w="4127" w:type="dxa"/>
            <w:tcBorders>
              <w:top w:val="single" w:sz="3" w:space="0" w:color="000000"/>
              <w:left w:val="single" w:sz="3" w:space="0" w:color="000000"/>
              <w:bottom w:val="single" w:sz="3" w:space="0" w:color="000000"/>
              <w:right w:val="single" w:sz="3" w:space="0" w:color="000000"/>
            </w:tcBorders>
          </w:tcPr>
          <w:p w14:paraId="1F74924D" w14:textId="77777777" w:rsidR="00C855B5" w:rsidRDefault="006648E2">
            <w:pPr>
              <w:spacing w:after="0" w:line="259" w:lineRule="auto"/>
              <w:ind w:left="0" w:right="0" w:firstLine="0"/>
              <w:jc w:val="left"/>
            </w:pPr>
            <w:r>
              <w:t>Frequency value or -1 for null.</w:t>
            </w:r>
          </w:p>
        </w:tc>
      </w:tr>
    </w:tbl>
    <w:p w14:paraId="3F6154E3" w14:textId="77777777" w:rsidR="00C855B5" w:rsidRDefault="006648E2">
      <w:pPr>
        <w:ind w:left="110" w:right="1"/>
      </w:pPr>
      <w:r>
        <w:t>Table 1: Mission configuration packet sent from base station to demodulation subsystem.</w:t>
      </w:r>
    </w:p>
    <w:tbl>
      <w:tblPr>
        <w:tblStyle w:val="TableGrid1"/>
        <w:tblW w:w="9352" w:type="dxa"/>
        <w:tblInd w:w="4" w:type="dxa"/>
        <w:tblCellMar>
          <w:top w:w="40" w:type="dxa"/>
          <w:left w:w="124" w:type="dxa"/>
          <w:right w:w="115" w:type="dxa"/>
        </w:tblCellMar>
        <w:tblLook w:val="04A0" w:firstRow="1" w:lastRow="0" w:firstColumn="1" w:lastColumn="0" w:noHBand="0" w:noVBand="1"/>
      </w:tblPr>
      <w:tblGrid>
        <w:gridCol w:w="4128"/>
        <w:gridCol w:w="1097"/>
        <w:gridCol w:w="4127"/>
      </w:tblGrid>
      <w:tr w:rsidR="00C855B5" w14:paraId="1FF36DBE" w14:textId="77777777">
        <w:trPr>
          <w:trHeight w:val="297"/>
        </w:trPr>
        <w:tc>
          <w:tcPr>
            <w:tcW w:w="4127" w:type="dxa"/>
            <w:tcBorders>
              <w:top w:val="single" w:sz="3" w:space="0" w:color="000000"/>
              <w:left w:val="single" w:sz="3" w:space="0" w:color="000000"/>
              <w:bottom w:val="single" w:sz="3" w:space="0" w:color="000000"/>
              <w:right w:val="single" w:sz="3" w:space="0" w:color="000000"/>
            </w:tcBorders>
          </w:tcPr>
          <w:p w14:paraId="14024D1A" w14:textId="77777777" w:rsidR="00C855B5" w:rsidRDefault="006648E2">
            <w:pPr>
              <w:spacing w:after="0" w:line="259" w:lineRule="auto"/>
              <w:ind w:left="0" w:right="0" w:firstLine="0"/>
              <w:jc w:val="left"/>
            </w:pPr>
            <w:r>
              <w:t>Key</w:t>
            </w:r>
          </w:p>
        </w:tc>
        <w:tc>
          <w:tcPr>
            <w:tcW w:w="1097" w:type="dxa"/>
            <w:tcBorders>
              <w:top w:val="single" w:sz="3" w:space="0" w:color="000000"/>
              <w:left w:val="single" w:sz="3" w:space="0" w:color="000000"/>
              <w:bottom w:val="single" w:sz="3" w:space="0" w:color="000000"/>
              <w:right w:val="single" w:sz="3" w:space="0" w:color="000000"/>
            </w:tcBorders>
          </w:tcPr>
          <w:p w14:paraId="3754A09C" w14:textId="77777777" w:rsidR="00C855B5" w:rsidRDefault="006648E2">
            <w:pPr>
              <w:spacing w:after="0" w:line="259" w:lineRule="auto"/>
              <w:ind w:left="0" w:right="0" w:firstLine="0"/>
              <w:jc w:val="left"/>
            </w:pPr>
            <w:r>
              <w:t>Size</w:t>
            </w:r>
          </w:p>
        </w:tc>
        <w:tc>
          <w:tcPr>
            <w:tcW w:w="4127" w:type="dxa"/>
            <w:tcBorders>
              <w:top w:val="single" w:sz="3" w:space="0" w:color="000000"/>
              <w:left w:val="single" w:sz="3" w:space="0" w:color="000000"/>
              <w:bottom w:val="single" w:sz="3" w:space="0" w:color="000000"/>
              <w:right w:val="single" w:sz="3" w:space="0" w:color="000000"/>
            </w:tcBorders>
          </w:tcPr>
          <w:p w14:paraId="44A2430F" w14:textId="77777777" w:rsidR="00C855B5" w:rsidRDefault="006648E2">
            <w:pPr>
              <w:spacing w:after="0" w:line="259" w:lineRule="auto"/>
              <w:ind w:left="0" w:right="0" w:firstLine="0"/>
              <w:jc w:val="left"/>
            </w:pPr>
            <w:r>
              <w:t>Value</w:t>
            </w:r>
          </w:p>
        </w:tc>
      </w:tr>
      <w:tr w:rsidR="00C855B5" w14:paraId="65242690" w14:textId="77777777">
        <w:trPr>
          <w:trHeight w:val="586"/>
        </w:trPr>
        <w:tc>
          <w:tcPr>
            <w:tcW w:w="4127" w:type="dxa"/>
            <w:tcBorders>
              <w:top w:val="single" w:sz="3" w:space="0" w:color="000000"/>
              <w:left w:val="single" w:sz="3" w:space="0" w:color="000000"/>
              <w:bottom w:val="single" w:sz="3" w:space="0" w:color="000000"/>
              <w:right w:val="single" w:sz="3" w:space="0" w:color="000000"/>
            </w:tcBorders>
          </w:tcPr>
          <w:p w14:paraId="58C5DCF3" w14:textId="77777777" w:rsidR="00C855B5" w:rsidRDefault="006648E2">
            <w:pPr>
              <w:spacing w:after="0" w:line="259" w:lineRule="auto"/>
              <w:ind w:left="0" w:right="0" w:firstLine="0"/>
              <w:jc w:val="left"/>
            </w:pPr>
            <w:r>
              <w:t>Time UTC</w:t>
            </w:r>
          </w:p>
        </w:tc>
        <w:tc>
          <w:tcPr>
            <w:tcW w:w="1097" w:type="dxa"/>
            <w:tcBorders>
              <w:top w:val="single" w:sz="3" w:space="0" w:color="000000"/>
              <w:left w:val="single" w:sz="3" w:space="0" w:color="000000"/>
              <w:bottom w:val="single" w:sz="3" w:space="0" w:color="000000"/>
              <w:right w:val="single" w:sz="3" w:space="0" w:color="000000"/>
            </w:tcBorders>
          </w:tcPr>
          <w:p w14:paraId="39BA48B2" w14:textId="77777777" w:rsidR="00C855B5" w:rsidRDefault="006648E2">
            <w:pPr>
              <w:spacing w:after="0" w:line="259" w:lineRule="auto"/>
              <w:ind w:left="0" w:right="0" w:firstLine="0"/>
              <w:jc w:val="left"/>
            </w:pPr>
            <w:r>
              <w:t>Long</w:t>
            </w:r>
          </w:p>
        </w:tc>
        <w:tc>
          <w:tcPr>
            <w:tcW w:w="4127" w:type="dxa"/>
            <w:tcBorders>
              <w:top w:val="single" w:sz="3" w:space="0" w:color="000000"/>
              <w:left w:val="single" w:sz="3" w:space="0" w:color="000000"/>
              <w:bottom w:val="single" w:sz="3" w:space="0" w:color="000000"/>
              <w:right w:val="single" w:sz="3" w:space="0" w:color="000000"/>
            </w:tcBorders>
          </w:tcPr>
          <w:p w14:paraId="3A839627" w14:textId="77777777" w:rsidR="00C855B5" w:rsidRDefault="006648E2">
            <w:pPr>
              <w:spacing w:after="0" w:line="259" w:lineRule="auto"/>
              <w:ind w:left="0" w:right="0" w:firstLine="0"/>
              <w:jc w:val="left"/>
            </w:pPr>
            <w:r>
              <w:t>Time in UTC of sample point collected.</w:t>
            </w:r>
          </w:p>
        </w:tc>
      </w:tr>
      <w:tr w:rsidR="00C855B5" w14:paraId="30464DD7" w14:textId="77777777">
        <w:trPr>
          <w:trHeight w:val="586"/>
        </w:trPr>
        <w:tc>
          <w:tcPr>
            <w:tcW w:w="4127" w:type="dxa"/>
            <w:tcBorders>
              <w:top w:val="single" w:sz="3" w:space="0" w:color="000000"/>
              <w:left w:val="single" w:sz="3" w:space="0" w:color="000000"/>
              <w:bottom w:val="single" w:sz="3" w:space="0" w:color="000000"/>
              <w:right w:val="single" w:sz="3" w:space="0" w:color="000000"/>
            </w:tcBorders>
          </w:tcPr>
          <w:p w14:paraId="36E85EB2" w14:textId="77777777" w:rsidR="00C855B5" w:rsidRDefault="006648E2">
            <w:pPr>
              <w:spacing w:after="0" w:line="259" w:lineRule="auto"/>
              <w:ind w:left="0" w:right="0" w:firstLine="0"/>
              <w:jc w:val="left"/>
            </w:pPr>
            <w:r>
              <w:t>GPS Lat</w:t>
            </w:r>
          </w:p>
        </w:tc>
        <w:tc>
          <w:tcPr>
            <w:tcW w:w="1097" w:type="dxa"/>
            <w:tcBorders>
              <w:top w:val="single" w:sz="3" w:space="0" w:color="000000"/>
              <w:left w:val="single" w:sz="3" w:space="0" w:color="000000"/>
              <w:bottom w:val="single" w:sz="3" w:space="0" w:color="000000"/>
              <w:right w:val="single" w:sz="3" w:space="0" w:color="000000"/>
            </w:tcBorders>
          </w:tcPr>
          <w:p w14:paraId="0B859A39" w14:textId="77777777" w:rsidR="00C855B5" w:rsidRDefault="006648E2">
            <w:pPr>
              <w:spacing w:after="0" w:line="259" w:lineRule="auto"/>
              <w:ind w:left="0" w:right="0" w:firstLine="0"/>
              <w:jc w:val="left"/>
            </w:pPr>
            <w:r>
              <w:t>Long</w:t>
            </w:r>
          </w:p>
        </w:tc>
        <w:tc>
          <w:tcPr>
            <w:tcW w:w="4127" w:type="dxa"/>
            <w:tcBorders>
              <w:top w:val="single" w:sz="3" w:space="0" w:color="000000"/>
              <w:left w:val="single" w:sz="3" w:space="0" w:color="000000"/>
              <w:bottom w:val="single" w:sz="3" w:space="0" w:color="000000"/>
              <w:right w:val="single" w:sz="3" w:space="0" w:color="000000"/>
            </w:tcBorders>
          </w:tcPr>
          <w:p w14:paraId="1F7A4218" w14:textId="77777777" w:rsidR="00C855B5" w:rsidRDefault="006648E2">
            <w:pPr>
              <w:spacing w:after="0" w:line="259" w:lineRule="auto"/>
              <w:ind w:left="0" w:right="0" w:firstLine="0"/>
            </w:pPr>
            <w:r>
              <w:t>GPS Latitude associated with sample point collected.</w:t>
            </w:r>
          </w:p>
        </w:tc>
      </w:tr>
      <w:tr w:rsidR="00C855B5" w14:paraId="03478B29" w14:textId="77777777">
        <w:trPr>
          <w:trHeight w:val="586"/>
        </w:trPr>
        <w:tc>
          <w:tcPr>
            <w:tcW w:w="4127" w:type="dxa"/>
            <w:tcBorders>
              <w:top w:val="single" w:sz="3" w:space="0" w:color="000000"/>
              <w:left w:val="single" w:sz="3" w:space="0" w:color="000000"/>
              <w:bottom w:val="single" w:sz="3" w:space="0" w:color="000000"/>
              <w:right w:val="single" w:sz="3" w:space="0" w:color="000000"/>
            </w:tcBorders>
          </w:tcPr>
          <w:p w14:paraId="1424F0A6" w14:textId="77777777" w:rsidR="00C855B5" w:rsidRDefault="006648E2">
            <w:pPr>
              <w:spacing w:after="0" w:line="259" w:lineRule="auto"/>
              <w:ind w:left="0" w:right="0" w:firstLine="0"/>
              <w:jc w:val="left"/>
            </w:pPr>
            <w:r>
              <w:t>GPS Long</w:t>
            </w:r>
          </w:p>
        </w:tc>
        <w:tc>
          <w:tcPr>
            <w:tcW w:w="1097" w:type="dxa"/>
            <w:tcBorders>
              <w:top w:val="single" w:sz="3" w:space="0" w:color="000000"/>
              <w:left w:val="single" w:sz="3" w:space="0" w:color="000000"/>
              <w:bottom w:val="single" w:sz="3" w:space="0" w:color="000000"/>
              <w:right w:val="single" w:sz="3" w:space="0" w:color="000000"/>
            </w:tcBorders>
          </w:tcPr>
          <w:p w14:paraId="6830C4FA" w14:textId="77777777" w:rsidR="00C855B5" w:rsidRDefault="006648E2">
            <w:pPr>
              <w:spacing w:after="0" w:line="259" w:lineRule="auto"/>
              <w:ind w:left="0" w:right="0" w:firstLine="0"/>
              <w:jc w:val="left"/>
            </w:pPr>
            <w:r>
              <w:t>Long</w:t>
            </w:r>
          </w:p>
        </w:tc>
        <w:tc>
          <w:tcPr>
            <w:tcW w:w="4127" w:type="dxa"/>
            <w:tcBorders>
              <w:top w:val="single" w:sz="3" w:space="0" w:color="000000"/>
              <w:left w:val="single" w:sz="3" w:space="0" w:color="000000"/>
              <w:bottom w:val="single" w:sz="3" w:space="0" w:color="000000"/>
              <w:right w:val="single" w:sz="3" w:space="0" w:color="000000"/>
            </w:tcBorders>
          </w:tcPr>
          <w:p w14:paraId="32019F43" w14:textId="77777777" w:rsidR="00C855B5" w:rsidRDefault="006648E2">
            <w:pPr>
              <w:spacing w:after="0" w:line="259" w:lineRule="auto"/>
              <w:ind w:left="0" w:right="0" w:firstLine="0"/>
            </w:pPr>
            <w:r>
              <w:t>GPS Longitude associated with sample point collected.</w:t>
            </w:r>
          </w:p>
        </w:tc>
      </w:tr>
      <w:tr w:rsidR="00C855B5" w14:paraId="434F218C" w14:textId="77777777">
        <w:trPr>
          <w:trHeight w:val="586"/>
        </w:trPr>
        <w:tc>
          <w:tcPr>
            <w:tcW w:w="4127" w:type="dxa"/>
            <w:tcBorders>
              <w:top w:val="single" w:sz="3" w:space="0" w:color="000000"/>
              <w:left w:val="single" w:sz="3" w:space="0" w:color="000000"/>
              <w:bottom w:val="single" w:sz="3" w:space="0" w:color="000000"/>
              <w:right w:val="single" w:sz="3" w:space="0" w:color="000000"/>
            </w:tcBorders>
          </w:tcPr>
          <w:p w14:paraId="6AB251C0" w14:textId="77777777" w:rsidR="00C855B5" w:rsidRDefault="006648E2">
            <w:pPr>
              <w:spacing w:after="0" w:line="259" w:lineRule="auto"/>
              <w:ind w:left="0" w:right="0" w:firstLine="0"/>
              <w:jc w:val="left"/>
            </w:pPr>
            <w:r>
              <w:t>GPS Alt</w:t>
            </w:r>
          </w:p>
        </w:tc>
        <w:tc>
          <w:tcPr>
            <w:tcW w:w="1097" w:type="dxa"/>
            <w:tcBorders>
              <w:top w:val="single" w:sz="3" w:space="0" w:color="000000"/>
              <w:left w:val="single" w:sz="3" w:space="0" w:color="000000"/>
              <w:bottom w:val="single" w:sz="3" w:space="0" w:color="000000"/>
              <w:right w:val="single" w:sz="3" w:space="0" w:color="000000"/>
            </w:tcBorders>
          </w:tcPr>
          <w:p w14:paraId="55F712E2" w14:textId="77777777" w:rsidR="00C855B5" w:rsidRDefault="006648E2">
            <w:pPr>
              <w:spacing w:after="0" w:line="259" w:lineRule="auto"/>
              <w:ind w:left="0" w:right="0" w:firstLine="0"/>
              <w:jc w:val="left"/>
            </w:pPr>
            <w:r>
              <w:t>Long</w:t>
            </w:r>
          </w:p>
        </w:tc>
        <w:tc>
          <w:tcPr>
            <w:tcW w:w="4127" w:type="dxa"/>
            <w:tcBorders>
              <w:top w:val="single" w:sz="3" w:space="0" w:color="000000"/>
              <w:left w:val="single" w:sz="3" w:space="0" w:color="000000"/>
              <w:bottom w:val="single" w:sz="3" w:space="0" w:color="000000"/>
              <w:right w:val="single" w:sz="3" w:space="0" w:color="000000"/>
            </w:tcBorders>
          </w:tcPr>
          <w:p w14:paraId="029C5AAC" w14:textId="77777777" w:rsidR="00C855B5" w:rsidRDefault="006648E2">
            <w:pPr>
              <w:spacing w:after="0" w:line="259" w:lineRule="auto"/>
              <w:ind w:left="0" w:right="0" w:firstLine="0"/>
            </w:pPr>
            <w:r>
              <w:t>GPS Altitude associated with sample point collected.</w:t>
            </w:r>
          </w:p>
        </w:tc>
      </w:tr>
      <w:tr w:rsidR="00C855B5" w14:paraId="1D8338AE" w14:textId="77777777">
        <w:trPr>
          <w:trHeight w:val="586"/>
        </w:trPr>
        <w:tc>
          <w:tcPr>
            <w:tcW w:w="4127" w:type="dxa"/>
            <w:tcBorders>
              <w:top w:val="single" w:sz="3" w:space="0" w:color="000000"/>
              <w:left w:val="single" w:sz="3" w:space="0" w:color="000000"/>
              <w:bottom w:val="single" w:sz="3" w:space="0" w:color="000000"/>
              <w:right w:val="single" w:sz="3" w:space="0" w:color="000000"/>
            </w:tcBorders>
          </w:tcPr>
          <w:p w14:paraId="4DC6C004" w14:textId="77777777" w:rsidR="00C855B5" w:rsidRDefault="006648E2">
            <w:pPr>
              <w:spacing w:after="0" w:line="259" w:lineRule="auto"/>
              <w:ind w:left="0" w:right="0" w:firstLine="0"/>
              <w:jc w:val="left"/>
            </w:pPr>
            <w:r>
              <w:t xml:space="preserve">Data Sample </w:t>
            </w:r>
            <w:r>
              <w:rPr>
                <w:rFonts w:ascii="Calibri" w:eastAsia="Calibri" w:hAnsi="Calibri" w:cs="Calibri"/>
                <w:noProof/>
                <w:sz w:val="22"/>
              </w:rPr>
              <mc:AlternateContent>
                <mc:Choice Requires="wpg">
                  <w:drawing>
                    <wp:inline distT="0" distB="0" distL="0" distR="0" wp14:anchorId="62371118" wp14:editId="7597ACAB">
                      <wp:extent cx="44602" cy="5055"/>
                      <wp:effectExtent l="0" t="0" r="0" b="0"/>
                      <wp:docPr id="17895" name="Group 17895"/>
                      <wp:cNvGraphicFramePr/>
                      <a:graphic xmlns:a="http://schemas.openxmlformats.org/drawingml/2006/main">
                        <a:graphicData uri="http://schemas.microsoft.com/office/word/2010/wordprocessingGroup">
                          <wpg:wgp>
                            <wpg:cNvGrpSpPr/>
                            <wpg:grpSpPr>
                              <a:xfrm>
                                <a:off x="0" y="0"/>
                                <a:ext cx="44602" cy="5055"/>
                                <a:chOff x="0" y="0"/>
                                <a:chExt cx="44602" cy="5055"/>
                              </a:xfrm>
                            </wpg:grpSpPr>
                            <wps:wsp>
                              <wps:cNvPr id="1099" name="Shape 1099"/>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a14="http://schemas.microsoft.com/office/drawing/2010/main" xmlns:pic="http://schemas.openxmlformats.org/drawingml/2006/picture">
                  <w:pict w14:anchorId="25053CDE">
                    <v:group id="Group 17895" style="width:3.51199pt;height:0.398pt;mso-position-horizontal-relative:char;mso-position-vertical-relative:line" coordsize="446,50">
                      <v:shape id="Shape 1099" style="position:absolute;width:446;height:0;left:0;top:0;" coordsize="44602,0" path="m0,0l44602,0">
                        <v:stroke on="true" weight="0.398pt" color="#000000" miterlimit="10" joinstyle="miter" endcap="flat"/>
                        <v:fill on="false" color="#000000" opacity="0"/>
                      </v:shape>
                    </v:group>
                  </w:pict>
                </mc:Fallback>
              </mc:AlternateContent>
            </w:r>
            <w:r>
              <w:t>Type</w:t>
            </w:r>
          </w:p>
        </w:tc>
        <w:tc>
          <w:tcPr>
            <w:tcW w:w="1097" w:type="dxa"/>
            <w:tcBorders>
              <w:top w:val="single" w:sz="3" w:space="0" w:color="000000"/>
              <w:left w:val="single" w:sz="3" w:space="0" w:color="000000"/>
              <w:bottom w:val="single" w:sz="3" w:space="0" w:color="000000"/>
              <w:right w:val="single" w:sz="3" w:space="0" w:color="000000"/>
            </w:tcBorders>
          </w:tcPr>
          <w:p w14:paraId="5CC14739" w14:textId="77777777" w:rsidR="00C855B5" w:rsidRDefault="006648E2">
            <w:pPr>
              <w:spacing w:after="0" w:line="259" w:lineRule="auto"/>
              <w:ind w:left="0" w:right="0" w:firstLine="0"/>
              <w:jc w:val="left"/>
            </w:pPr>
            <w:r>
              <w:t>Int</w:t>
            </w:r>
          </w:p>
        </w:tc>
        <w:tc>
          <w:tcPr>
            <w:tcW w:w="4127" w:type="dxa"/>
            <w:tcBorders>
              <w:top w:val="single" w:sz="3" w:space="0" w:color="000000"/>
              <w:left w:val="single" w:sz="3" w:space="0" w:color="000000"/>
              <w:bottom w:val="single" w:sz="3" w:space="0" w:color="000000"/>
              <w:right w:val="single" w:sz="3" w:space="0" w:color="000000"/>
            </w:tcBorders>
          </w:tcPr>
          <w:p w14:paraId="7DD63384" w14:textId="77777777" w:rsidR="00C855B5" w:rsidRDefault="006648E2">
            <w:pPr>
              <w:spacing w:after="0" w:line="259" w:lineRule="auto"/>
              <w:ind w:left="0" w:right="0" w:firstLine="0"/>
            </w:pPr>
            <w:r>
              <w:t>Sample type identifier. 737683 for ILS, 867982 for VOR.</w:t>
            </w:r>
          </w:p>
        </w:tc>
      </w:tr>
      <w:tr w:rsidR="00C855B5" w14:paraId="0530F3DD" w14:textId="77777777">
        <w:trPr>
          <w:trHeight w:val="586"/>
        </w:trPr>
        <w:tc>
          <w:tcPr>
            <w:tcW w:w="4127" w:type="dxa"/>
            <w:tcBorders>
              <w:top w:val="single" w:sz="3" w:space="0" w:color="000000"/>
              <w:left w:val="single" w:sz="3" w:space="0" w:color="000000"/>
              <w:bottom w:val="single" w:sz="3" w:space="0" w:color="000000"/>
              <w:right w:val="single" w:sz="3" w:space="0" w:color="000000"/>
            </w:tcBorders>
          </w:tcPr>
          <w:p w14:paraId="4E222A13" w14:textId="77777777" w:rsidR="00C855B5" w:rsidRDefault="006648E2">
            <w:pPr>
              <w:spacing w:after="0" w:line="259" w:lineRule="auto"/>
              <w:ind w:left="0" w:right="0" w:firstLine="0"/>
              <w:jc w:val="left"/>
            </w:pPr>
            <w:r>
              <w:t xml:space="preserve">Data Sample </w:t>
            </w:r>
            <w:r>
              <w:rPr>
                <w:rFonts w:ascii="Calibri" w:eastAsia="Calibri" w:hAnsi="Calibri" w:cs="Calibri"/>
                <w:noProof/>
                <w:sz w:val="22"/>
              </w:rPr>
              <mc:AlternateContent>
                <mc:Choice Requires="wpg">
                  <w:drawing>
                    <wp:inline distT="0" distB="0" distL="0" distR="0" wp14:anchorId="56C80BFD" wp14:editId="5380CA17">
                      <wp:extent cx="44602" cy="5055"/>
                      <wp:effectExtent l="0" t="0" r="0" b="0"/>
                      <wp:docPr id="17930" name="Group 17930"/>
                      <wp:cNvGraphicFramePr/>
                      <a:graphic xmlns:a="http://schemas.openxmlformats.org/drawingml/2006/main">
                        <a:graphicData uri="http://schemas.microsoft.com/office/word/2010/wordprocessingGroup">
                          <wpg:wgp>
                            <wpg:cNvGrpSpPr/>
                            <wpg:grpSpPr>
                              <a:xfrm>
                                <a:off x="0" y="0"/>
                                <a:ext cx="44602" cy="5055"/>
                                <a:chOff x="0" y="0"/>
                                <a:chExt cx="44602" cy="5055"/>
                              </a:xfrm>
                            </wpg:grpSpPr>
                            <wps:wsp>
                              <wps:cNvPr id="1112" name="Shape 1112"/>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a14="http://schemas.microsoft.com/office/drawing/2010/main" xmlns:pic="http://schemas.openxmlformats.org/drawingml/2006/picture">
                  <w:pict w14:anchorId="07D16E26">
                    <v:group id="Group 17930" style="width:3.51199pt;height:0.398pt;mso-position-horizontal-relative:char;mso-position-vertical-relative:line" coordsize="446,50">
                      <v:shape id="Shape 1112" style="position:absolute;width:446;height:0;left:0;top:0;" coordsize="44602,0" path="m0,0l44602,0">
                        <v:stroke on="true" weight="0.398pt" color="#000000" miterlimit="10" joinstyle="miter" endcap="flat"/>
                        <v:fill on="false" color="#000000" opacity="0"/>
                      </v:shape>
                    </v:group>
                  </w:pict>
                </mc:Fallback>
              </mc:AlternateContent>
            </w:r>
            <w:r>
              <w:t>IQ</w:t>
            </w:r>
          </w:p>
        </w:tc>
        <w:tc>
          <w:tcPr>
            <w:tcW w:w="1097" w:type="dxa"/>
            <w:tcBorders>
              <w:top w:val="single" w:sz="3" w:space="0" w:color="000000"/>
              <w:left w:val="single" w:sz="3" w:space="0" w:color="000000"/>
              <w:bottom w:val="single" w:sz="3" w:space="0" w:color="000000"/>
              <w:right w:val="single" w:sz="3" w:space="0" w:color="000000"/>
            </w:tcBorders>
          </w:tcPr>
          <w:p w14:paraId="0FB503F5" w14:textId="77777777" w:rsidR="00C855B5" w:rsidRDefault="006648E2">
            <w:pPr>
              <w:spacing w:after="0" w:line="259" w:lineRule="auto"/>
              <w:ind w:left="0" w:right="0" w:firstLine="0"/>
              <w:jc w:val="left"/>
            </w:pPr>
            <w:r>
              <w:t>Long</w:t>
            </w:r>
          </w:p>
        </w:tc>
        <w:tc>
          <w:tcPr>
            <w:tcW w:w="4127" w:type="dxa"/>
            <w:tcBorders>
              <w:top w:val="single" w:sz="3" w:space="0" w:color="000000"/>
              <w:left w:val="single" w:sz="3" w:space="0" w:color="000000"/>
              <w:bottom w:val="single" w:sz="3" w:space="0" w:color="000000"/>
              <w:right w:val="single" w:sz="3" w:space="0" w:color="000000"/>
            </w:tcBorders>
          </w:tcPr>
          <w:p w14:paraId="2E657472" w14:textId="77777777" w:rsidR="00C855B5" w:rsidRDefault="006648E2">
            <w:pPr>
              <w:spacing w:after="0" w:line="259" w:lineRule="auto"/>
              <w:ind w:left="0" w:right="0" w:firstLine="0"/>
              <w:jc w:val="left"/>
            </w:pPr>
            <w:r>
              <w:t>Numerical representation of data value found.</w:t>
            </w:r>
          </w:p>
        </w:tc>
      </w:tr>
    </w:tbl>
    <w:p w14:paraId="42080C79" w14:textId="77777777" w:rsidR="00C855B5" w:rsidRDefault="006648E2">
      <w:pPr>
        <w:spacing w:after="458"/>
        <w:ind w:left="-5" w:right="1"/>
      </w:pPr>
      <w:r>
        <w:t>Table 2: Data sample packet to be sent from demodulation subsystem to Base Station for storage and processing.</w:t>
      </w:r>
    </w:p>
    <w:p w14:paraId="49D357B9" w14:textId="77777777" w:rsidR="00C855B5" w:rsidRDefault="006648E2">
      <w:pPr>
        <w:ind w:left="-5" w:right="1"/>
      </w:pPr>
      <w:r>
        <w:t>The following state transition diagram gives an overview of the control flow for the internal communications on the drone platform:</w:t>
      </w:r>
      <w:r>
        <w:br w:type="page"/>
      </w:r>
    </w:p>
    <w:p w14:paraId="4BD91EE9" w14:textId="77777777" w:rsidR="00C855B5" w:rsidRDefault="006648E2">
      <w:pPr>
        <w:spacing w:after="322" w:line="259" w:lineRule="auto"/>
        <w:ind w:left="0" w:right="0" w:firstLine="0"/>
        <w:jc w:val="left"/>
      </w:pPr>
      <w:r>
        <w:rPr>
          <w:noProof/>
        </w:rPr>
        <w:lastRenderedPageBreak/>
        <w:drawing>
          <wp:inline distT="0" distB="0" distL="0" distR="0" wp14:anchorId="0ED5C4C0" wp14:editId="39E9BEE9">
            <wp:extent cx="5943817" cy="5551800"/>
            <wp:effectExtent l="0" t="0" r="0" b="0"/>
            <wp:docPr id="1134" name="Picture 1134"/>
            <wp:cNvGraphicFramePr/>
            <a:graphic xmlns:a="http://schemas.openxmlformats.org/drawingml/2006/main">
              <a:graphicData uri="http://schemas.openxmlformats.org/drawingml/2006/picture">
                <pic:pic xmlns:pic="http://schemas.openxmlformats.org/drawingml/2006/picture">
                  <pic:nvPicPr>
                    <pic:cNvPr id="1134" name="Picture 1134"/>
                    <pic:cNvPicPr/>
                  </pic:nvPicPr>
                  <pic:blipFill>
                    <a:blip r:embed="rId20"/>
                    <a:stretch>
                      <a:fillRect/>
                    </a:stretch>
                  </pic:blipFill>
                  <pic:spPr>
                    <a:xfrm>
                      <a:off x="0" y="0"/>
                      <a:ext cx="5943817" cy="5551800"/>
                    </a:xfrm>
                    <a:prstGeom prst="rect">
                      <a:avLst/>
                    </a:prstGeom>
                  </pic:spPr>
                </pic:pic>
              </a:graphicData>
            </a:graphic>
          </wp:inline>
        </w:drawing>
      </w:r>
    </w:p>
    <w:p w14:paraId="6383AE27" w14:textId="77777777" w:rsidR="00C855B5" w:rsidRDefault="006648E2">
      <w:pPr>
        <w:ind w:left="1198" w:right="1"/>
      </w:pPr>
      <w:r>
        <w:t>Figure 16: State Transition Diagram for Raspberry Pi Control Flow</w:t>
      </w:r>
    </w:p>
    <w:p w14:paraId="4DBD0262" w14:textId="77777777" w:rsidR="00C855B5" w:rsidRDefault="006648E2">
      <w:pPr>
        <w:pStyle w:val="Heading1"/>
        <w:ind w:left="566" w:hanging="581"/>
      </w:pPr>
      <w:bookmarkStart w:id="49" w:name="_Toc18786"/>
      <w:r>
        <w:t>External Interfaces</w:t>
      </w:r>
      <w:bookmarkEnd w:id="49"/>
    </w:p>
    <w:p w14:paraId="671138E0" w14:textId="77777777" w:rsidR="00C855B5" w:rsidRDefault="006648E2">
      <w:pPr>
        <w:spacing w:after="570"/>
        <w:ind w:left="-5" w:right="1"/>
      </w:pPr>
      <w:r>
        <w:t>This section will examine the external systems that will interact with the PIGEONS system.</w:t>
      </w:r>
    </w:p>
    <w:p w14:paraId="1ABFC9F6" w14:textId="77777777" w:rsidR="00C855B5" w:rsidRDefault="006648E2">
      <w:pPr>
        <w:pStyle w:val="Heading2"/>
        <w:ind w:left="720" w:hanging="735"/>
      </w:pPr>
      <w:bookmarkStart w:id="50" w:name="_Toc18787"/>
      <w:r>
        <w:t>Interface Architecture</w:t>
      </w:r>
      <w:bookmarkEnd w:id="50"/>
    </w:p>
    <w:p w14:paraId="4AB39B03" w14:textId="77777777" w:rsidR="00C855B5" w:rsidRDefault="006648E2">
      <w:pPr>
        <w:spacing w:after="241"/>
        <w:ind w:left="-5" w:right="1"/>
      </w:pPr>
      <w:r>
        <w:t xml:space="preserve">The primary external communication source for the PIGEONS system will be the ILS/VOR transmitters. The ILS transmitter will provide the PIGEONS with carrier wave the encompasses two modulated signals. Based on where the system is, the system will collect </w:t>
      </w:r>
      <w:r>
        <w:lastRenderedPageBreak/>
        <w:t>various strengths in signals. The transmitters have a constant directional output. This means that as the system moves farther away from the focus of the modulated signal, the system will receive a weaker signal. VOR will provide the system with two AM signals. Once signal will be used as a reference. The other signal will be a directional signal that rotates 360 degrees around the transmitter. The system will be able to determine the difference in phase between the variable signal and the reference signal to acquire the bearing of the system.</w:t>
      </w:r>
    </w:p>
    <w:p w14:paraId="674EA837" w14:textId="77777777" w:rsidR="00C855B5" w:rsidRDefault="006648E2">
      <w:pPr>
        <w:spacing w:after="322" w:line="259" w:lineRule="auto"/>
        <w:ind w:left="936" w:right="0" w:firstLine="0"/>
        <w:jc w:val="left"/>
      </w:pPr>
      <w:r>
        <w:rPr>
          <w:noProof/>
        </w:rPr>
        <w:drawing>
          <wp:inline distT="0" distB="0" distL="0" distR="0" wp14:anchorId="574DBD38" wp14:editId="5C60FF9C">
            <wp:extent cx="4755001" cy="3493278"/>
            <wp:effectExtent l="0" t="0" r="0" b="0"/>
            <wp:docPr id="1155" name="Picture 1155"/>
            <wp:cNvGraphicFramePr/>
            <a:graphic xmlns:a="http://schemas.openxmlformats.org/drawingml/2006/main">
              <a:graphicData uri="http://schemas.openxmlformats.org/drawingml/2006/picture">
                <pic:pic xmlns:pic="http://schemas.openxmlformats.org/drawingml/2006/picture">
                  <pic:nvPicPr>
                    <pic:cNvPr id="1155" name="Picture 1155"/>
                    <pic:cNvPicPr/>
                  </pic:nvPicPr>
                  <pic:blipFill>
                    <a:blip r:embed="rId21"/>
                    <a:stretch>
                      <a:fillRect/>
                    </a:stretch>
                  </pic:blipFill>
                  <pic:spPr>
                    <a:xfrm>
                      <a:off x="0" y="0"/>
                      <a:ext cx="4755001" cy="3493278"/>
                    </a:xfrm>
                    <a:prstGeom prst="rect">
                      <a:avLst/>
                    </a:prstGeom>
                  </pic:spPr>
                </pic:pic>
              </a:graphicData>
            </a:graphic>
          </wp:inline>
        </w:drawing>
      </w:r>
    </w:p>
    <w:p w14:paraId="4F9835EC" w14:textId="77777777" w:rsidR="00C855B5" w:rsidRDefault="006648E2">
      <w:pPr>
        <w:ind w:left="-5" w:right="1"/>
        <w:jc w:val="center"/>
        <w:pPrChange w:id="51" w:author="Jefts, David L." w:date="2021-10-09T19:04:00Z">
          <w:pPr>
            <w:ind w:left="-5" w:right="1"/>
          </w:pPr>
        </w:pPrChange>
      </w:pPr>
      <w:r>
        <w:t>Figure 17: RTK Functionality</w:t>
      </w:r>
    </w:p>
    <w:p w14:paraId="1D5986D0" w14:textId="77777777" w:rsidR="00C855B5" w:rsidRDefault="006648E2">
      <w:pPr>
        <w:spacing w:after="481"/>
        <w:ind w:left="-5" w:right="1"/>
        <w:jc w:val="center"/>
        <w:pPrChange w:id="52" w:author="Jefts, David L." w:date="2021-10-09T19:04:00Z">
          <w:pPr>
            <w:spacing w:after="481"/>
            <w:ind w:left="-5" w:right="1"/>
          </w:pPr>
        </w:pPrChange>
      </w:pPr>
      <w:r>
        <w:t xml:space="preserve">Source: polaris-gnss.com/Alpha </w:t>
      </w:r>
      <w:r>
        <w:rPr>
          <w:rFonts w:ascii="Calibri" w:eastAsia="Calibri" w:hAnsi="Calibri" w:cs="Calibri"/>
          <w:noProof/>
          <w:sz w:val="22"/>
        </w:rPr>
        <mc:AlternateContent>
          <mc:Choice Requires="wpg">
            <w:drawing>
              <wp:inline distT="0" distB="0" distL="0" distR="0" wp14:anchorId="103ADD97" wp14:editId="3D539C22">
                <wp:extent cx="44602" cy="5055"/>
                <wp:effectExtent l="0" t="0" r="0" b="0"/>
                <wp:docPr id="16740" name="Group 16740"/>
                <wp:cNvGraphicFramePr/>
                <a:graphic xmlns:a="http://schemas.openxmlformats.org/drawingml/2006/main">
                  <a:graphicData uri="http://schemas.microsoft.com/office/word/2010/wordprocessingGroup">
                    <wpg:wgp>
                      <wpg:cNvGrpSpPr/>
                      <wpg:grpSpPr>
                        <a:xfrm>
                          <a:off x="0" y="0"/>
                          <a:ext cx="44602" cy="5055"/>
                          <a:chOff x="0" y="0"/>
                          <a:chExt cx="44602" cy="5055"/>
                        </a:xfrm>
                      </wpg:grpSpPr>
                      <wps:wsp>
                        <wps:cNvPr id="1158" name="Shape 1158"/>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a14="http://schemas.microsoft.com/office/drawing/2010/main" xmlns:pic="http://schemas.openxmlformats.org/drawingml/2006/picture">
            <w:pict w14:anchorId="1767395B">
              <v:group id="Group 16740" style="width:3.51199pt;height:0.398pt;mso-position-horizontal-relative:char;mso-position-vertical-relative:line" coordsize="446,50">
                <v:shape id="Shape 1158" style="position:absolute;width:446;height:0;left:0;top:0;" coordsize="44602,0" path="m0,0l44602,0">
                  <v:stroke on="true" weight="0.398pt" color="#000000" miterlimit="10" joinstyle="miter" endcap="flat"/>
                  <v:fill on="false" color="#000000" opacity="0"/>
                </v:shape>
              </v:group>
            </w:pict>
          </mc:Fallback>
        </mc:AlternateContent>
      </w:r>
      <w:r>
        <w:t>RTK Receiver User Guide.pdf</w:t>
      </w:r>
    </w:p>
    <w:p w14:paraId="0E959881" w14:textId="77777777" w:rsidR="00C855B5" w:rsidRDefault="006648E2">
      <w:pPr>
        <w:spacing w:after="572"/>
        <w:ind w:left="-5" w:right="1"/>
      </w:pPr>
      <w:r>
        <w:t>The other external communication for the system will be provided via GPS satellites which be acquired using the RTK GPS receivers. A figure of the communication between the ground station, the PIGEONS system and the GPS satellites is shown above. There will be two GPS receivers; one on the ground station and one on the system. The ground station will acquire a signal from at least 3 antennas which will allow for the calculation of the ground stations coordinates. The ground station will be at a known location as it will be acquired using previous professional survey data. This will allow for the calculation of the error in measurement provided by the GPS receiver and satellite. The PIGEONS system will then receive the error in measurement and correct the measurement that it acquires from the satellites to provide an accurate reading.</w:t>
      </w:r>
    </w:p>
    <w:p w14:paraId="1C085685" w14:textId="77777777" w:rsidR="00C855B5" w:rsidRDefault="006648E2">
      <w:pPr>
        <w:pStyle w:val="Heading2"/>
        <w:ind w:left="720" w:hanging="735"/>
      </w:pPr>
      <w:bookmarkStart w:id="53" w:name="_Toc18788"/>
      <w:r>
        <w:lastRenderedPageBreak/>
        <w:t>Interface Detailed Design</w:t>
      </w:r>
      <w:bookmarkEnd w:id="53"/>
    </w:p>
    <w:p w14:paraId="06EBF500" w14:textId="77777777" w:rsidR="00C855B5" w:rsidRDefault="006648E2">
      <w:pPr>
        <w:spacing w:after="0" w:line="248" w:lineRule="auto"/>
        <w:ind w:left="-5" w:right="1"/>
        <w:jc w:val="left"/>
      </w:pPr>
      <w:r>
        <w:t>The following class diagram shows which classes use which interfaces. The Pixhawk, SDR, and XBee-Pro 900HP are all off the shelf hardware that the PIGEONS system requires to function.</w:t>
      </w:r>
    </w:p>
    <w:p w14:paraId="2522BBD2" w14:textId="77777777" w:rsidR="00C855B5" w:rsidRDefault="006648E2">
      <w:pPr>
        <w:spacing w:after="322" w:line="259" w:lineRule="auto"/>
        <w:ind w:left="1170" w:right="0" w:firstLine="0"/>
        <w:jc w:val="left"/>
      </w:pPr>
      <w:r>
        <w:rPr>
          <w:noProof/>
        </w:rPr>
        <w:drawing>
          <wp:inline distT="0" distB="0" distL="0" distR="0" wp14:anchorId="4B99999F" wp14:editId="5EA7375C">
            <wp:extent cx="4457723" cy="3091779"/>
            <wp:effectExtent l="0" t="0" r="0" b="0"/>
            <wp:docPr id="1191" name="Picture 1191"/>
            <wp:cNvGraphicFramePr/>
            <a:graphic xmlns:a="http://schemas.openxmlformats.org/drawingml/2006/main">
              <a:graphicData uri="http://schemas.openxmlformats.org/drawingml/2006/picture">
                <pic:pic xmlns:pic="http://schemas.openxmlformats.org/drawingml/2006/picture">
                  <pic:nvPicPr>
                    <pic:cNvPr id="1191" name="Picture 1191"/>
                    <pic:cNvPicPr/>
                  </pic:nvPicPr>
                  <pic:blipFill>
                    <a:blip r:embed="rId22"/>
                    <a:stretch>
                      <a:fillRect/>
                    </a:stretch>
                  </pic:blipFill>
                  <pic:spPr>
                    <a:xfrm>
                      <a:off x="0" y="0"/>
                      <a:ext cx="4457723" cy="3091779"/>
                    </a:xfrm>
                    <a:prstGeom prst="rect">
                      <a:avLst/>
                    </a:prstGeom>
                  </pic:spPr>
                </pic:pic>
              </a:graphicData>
            </a:graphic>
          </wp:inline>
        </w:drawing>
      </w:r>
    </w:p>
    <w:p w14:paraId="408C3152" w14:textId="77777777" w:rsidR="00C855B5" w:rsidRDefault="006648E2">
      <w:pPr>
        <w:spacing w:after="303" w:line="265" w:lineRule="auto"/>
        <w:ind w:right="16"/>
        <w:jc w:val="center"/>
      </w:pPr>
      <w:r>
        <w:t>Figure 18: Internal Pi Class Diagram</w:t>
      </w:r>
    </w:p>
    <w:p w14:paraId="5D4CDBF2" w14:textId="77777777" w:rsidR="00C855B5" w:rsidRDefault="006648E2">
      <w:pPr>
        <w:ind w:left="-5" w:right="1"/>
      </w:pPr>
      <w:r>
        <w:t xml:space="preserve">Besides the Pixhawk, SDR, and XBee mentioned above, the last external interfaces are the ILS and VORTAC signals coming from the navigational antennas. Physically collecting these signals is achieved with an off the shelf SDR module. </w:t>
      </w:r>
      <w:proofErr w:type="gramStart"/>
      <w:r>
        <w:t>In order to</w:t>
      </w:r>
      <w:proofErr w:type="gramEnd"/>
      <w:r>
        <w:t xml:space="preserve"> demodulate the raw signals, please refer back to Figure 11 and Figure 12. Demodulation is achieved by utilizing GNU Radio Companion.</w:t>
      </w:r>
    </w:p>
    <w:p w14:paraId="689EC5DA" w14:textId="77777777" w:rsidR="00C855B5" w:rsidRDefault="006648E2">
      <w:pPr>
        <w:pStyle w:val="Heading1"/>
        <w:ind w:left="566" w:hanging="581"/>
      </w:pPr>
      <w:bookmarkStart w:id="54" w:name="_Toc18789"/>
      <w:r>
        <w:t>System Integrity Controls</w:t>
      </w:r>
      <w:bookmarkEnd w:id="54"/>
    </w:p>
    <w:p w14:paraId="2E192E76" w14:textId="77777777" w:rsidR="00C855B5" w:rsidRDefault="006648E2">
      <w:pPr>
        <w:spacing w:after="133"/>
        <w:ind w:left="-5" w:right="1"/>
      </w:pPr>
      <w:r>
        <w:t xml:space="preserve">The designed system will be used to pick up ILS and VOR signals. These signals can be picked up by anyone, assuming they have an antenna and a way to demodulate the signal, such as with a spectrum analyzer. With this in mind, the data being sent between drone and ground station is not a </w:t>
      </w:r>
      <w:proofErr w:type="gramStart"/>
      <w:r>
        <w:t>secret, but</w:t>
      </w:r>
      <w:proofErr w:type="gramEnd"/>
      <w:r>
        <w:t xml:space="preserve"> should not be intercepted to ensure integrity of the data. This will be taken care of when the Xbee modules are programmed. The Xbees must be setup on the same network, requiring a certain code to be known to enter the network, acting as a password.</w:t>
      </w:r>
    </w:p>
    <w:p w14:paraId="17183EC9" w14:textId="77777777" w:rsidR="00C855B5" w:rsidRDefault="006648E2">
      <w:pPr>
        <w:spacing w:after="133"/>
        <w:ind w:left="-5" w:right="1"/>
      </w:pPr>
      <w:r>
        <w:t>Along with this, the raw data will be stored on a local USB drive. This will give the user the original, unmodified data if needed.</w:t>
      </w:r>
    </w:p>
    <w:p w14:paraId="182D574D" w14:textId="77777777" w:rsidR="00C855B5" w:rsidRDefault="006648E2">
      <w:pPr>
        <w:ind w:left="-5" w:right="1"/>
      </w:pPr>
      <w:r>
        <w:lastRenderedPageBreak/>
        <w:t xml:space="preserve">The DX6 controller will have switches A and B used to control the state of the drone. Switch A is the kill switch and switch B switches between autonomous mode, manual mode, and return to land mode. By activating </w:t>
      </w:r>
      <w:proofErr w:type="gramStart"/>
      <w:r>
        <w:t>switch</w:t>
      </w:r>
      <w:proofErr w:type="gramEnd"/>
      <w:r>
        <w:t xml:space="preserve"> A, power will be cut to the motors, causing the drone to fall. Switch B will be used if manual mode needs to override the autonomous mode. The switches are shown below in Figure 19.</w:t>
      </w:r>
    </w:p>
    <w:p w14:paraId="1E7AD3E1" w14:textId="77777777" w:rsidR="00C855B5" w:rsidRDefault="006648E2">
      <w:pPr>
        <w:spacing w:after="322" w:line="259" w:lineRule="auto"/>
        <w:ind w:left="2340" w:right="0" w:firstLine="0"/>
        <w:jc w:val="left"/>
      </w:pPr>
      <w:r>
        <w:rPr>
          <w:noProof/>
        </w:rPr>
        <w:drawing>
          <wp:inline distT="0" distB="0" distL="0" distR="0" wp14:anchorId="5003B304" wp14:editId="38F77E30">
            <wp:extent cx="2971434" cy="3961913"/>
            <wp:effectExtent l="0" t="0" r="0" b="0"/>
            <wp:docPr id="1222" name="Picture 1222"/>
            <wp:cNvGraphicFramePr/>
            <a:graphic xmlns:a="http://schemas.openxmlformats.org/drawingml/2006/main">
              <a:graphicData uri="http://schemas.openxmlformats.org/drawingml/2006/picture">
                <pic:pic xmlns:pic="http://schemas.openxmlformats.org/drawingml/2006/picture">
                  <pic:nvPicPr>
                    <pic:cNvPr id="1222" name="Picture 1222"/>
                    <pic:cNvPicPr/>
                  </pic:nvPicPr>
                  <pic:blipFill>
                    <a:blip r:embed="rId23"/>
                    <a:stretch>
                      <a:fillRect/>
                    </a:stretch>
                  </pic:blipFill>
                  <pic:spPr>
                    <a:xfrm>
                      <a:off x="0" y="0"/>
                      <a:ext cx="2971434" cy="3961913"/>
                    </a:xfrm>
                    <a:prstGeom prst="rect">
                      <a:avLst/>
                    </a:prstGeom>
                  </pic:spPr>
                </pic:pic>
              </a:graphicData>
            </a:graphic>
          </wp:inline>
        </w:drawing>
      </w:r>
    </w:p>
    <w:p w14:paraId="691F2D56" w14:textId="77777777" w:rsidR="00C855B5" w:rsidRDefault="006648E2">
      <w:pPr>
        <w:spacing w:after="303" w:line="265" w:lineRule="auto"/>
        <w:ind w:right="16"/>
        <w:jc w:val="center"/>
      </w:pPr>
      <w:r>
        <w:t>Figure 19: Controller with switches A and B labeled.</w:t>
      </w:r>
    </w:p>
    <w:p w14:paraId="6C1B2AD5" w14:textId="77777777" w:rsidR="00C855B5" w:rsidRDefault="006648E2">
      <w:pPr>
        <w:ind w:left="-5" w:right="1"/>
      </w:pPr>
      <w:r>
        <w:t xml:space="preserve">To ensure that the drone in operated in a safe manor, prior to using it to collect signals, it will go through several tests. These three tests are to test 1) stability and yaw, 2) safety features, and 3) autonomous flight mode. These were picked in this order to make sure the drone flies, and is safe to fly, before using it. To test the stability and yaw, the drone will be operated manually, flying in several directions for a short distance then being held in place. This will be used to ensure the drone is operating correctly. Next will be to test the safety functions. To do this, the drone will hover about a foot </w:t>
      </w:r>
      <w:proofErr w:type="gramStart"/>
      <w:r>
        <w:t>off of</w:t>
      </w:r>
      <w:proofErr w:type="gramEnd"/>
      <w:r>
        <w:t xml:space="preserve"> the ground, and then the power to the motors will be killed, causing the drone to fall. This would only be used in emergencies to stop the drone from flying away. Next, the drone will hover a few feet in the air due to a program being placed in Mission Planner. The pilot will then take over manual control. This will be used to ensure the drone can be taken over in the middle of the mission, and if this does not go according to plan, the emergency motor cut can be used. Lastly, having a mode </w:t>
      </w:r>
      <w:r>
        <w:lastRenderedPageBreak/>
        <w:t>that causes the drone to return to launch will be implemented. The third test will be setting up a small course in Mission Planner to test the autopilot functions of the program. If this works, the drone should be ready for autopilot usage.</w:t>
      </w:r>
      <w:commentRangeEnd w:id="38"/>
      <w:r w:rsidR="00746767">
        <w:rPr>
          <w:rStyle w:val="CommentReference"/>
        </w:rPr>
        <w:commentReference w:id="38"/>
      </w:r>
    </w:p>
    <w:sectPr w:rsidR="00C855B5">
      <w:footerReference w:type="even" r:id="rId24"/>
      <w:footerReference w:type="default" r:id="rId25"/>
      <w:footerReference w:type="first" r:id="rId26"/>
      <w:pgSz w:w="12240" w:h="15840"/>
      <w:pgMar w:top="1436" w:right="1424" w:bottom="1924" w:left="1440"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fts, David L." w:date="2021-10-09T17:34:00Z" w:initials="JDL">
    <w:p w14:paraId="26D5EEB2" w14:textId="3E827BAE" w:rsidR="00D85DD1" w:rsidRDefault="00D85DD1">
      <w:pPr>
        <w:pStyle w:val="CommentText"/>
      </w:pPr>
      <w:r>
        <w:rPr>
          <w:rStyle w:val="CommentReference"/>
        </w:rPr>
        <w:annotationRef/>
      </w:r>
      <w:r>
        <w:t>This can be smaller</w:t>
      </w:r>
    </w:p>
  </w:comment>
  <w:comment w:id="2" w:author="Jefts, David L." w:date="2021-10-09T17:33:00Z" w:initials="JDL">
    <w:p w14:paraId="7BBC3BB5" w14:textId="0DF5B964" w:rsidR="00D85DD1" w:rsidRDefault="00D85DD1">
      <w:pPr>
        <w:pStyle w:val="CommentText"/>
      </w:pPr>
      <w:r>
        <w:rPr>
          <w:rStyle w:val="CommentReference"/>
        </w:rPr>
        <w:annotationRef/>
      </w:r>
      <w:r>
        <w:t>Each of these section headers should start at the top of their own page</w:t>
      </w:r>
    </w:p>
  </w:comment>
  <w:comment w:id="9" w:author="Jefts, David L." w:date="2021-10-09T17:47:00Z" w:initials="JDL">
    <w:p w14:paraId="51E03D05" w14:textId="0E0CF941" w:rsidR="00620F23" w:rsidRDefault="00620F23">
      <w:pPr>
        <w:pStyle w:val="CommentText"/>
      </w:pPr>
      <w:r>
        <w:rPr>
          <w:rStyle w:val="CommentReference"/>
        </w:rPr>
        <w:annotationRef/>
      </w:r>
      <w:r>
        <w:t>Split into two sentences. Also read this part aloud and double check the grammar.</w:t>
      </w:r>
    </w:p>
  </w:comment>
  <w:comment w:id="11" w:author="Jefts, David L." w:date="2021-10-09T17:38:00Z" w:initials="JDL">
    <w:p w14:paraId="2DBC412B" w14:textId="190EFDD5" w:rsidR="00593CC8" w:rsidRDefault="00593CC8">
      <w:pPr>
        <w:pStyle w:val="CommentText"/>
      </w:pPr>
      <w:r>
        <w:rPr>
          <w:rStyle w:val="CommentReference"/>
        </w:rPr>
        <w:annotationRef/>
      </w:r>
      <w:r>
        <w:t>Incomplete Section</w:t>
      </w:r>
    </w:p>
  </w:comment>
  <w:comment w:id="13" w:author="Jefts, David L." w:date="2021-10-09T17:38:00Z" w:initials="JDL">
    <w:p w14:paraId="6F2C9C62" w14:textId="0A6E878F" w:rsidR="00593CC8" w:rsidRDefault="00593CC8">
      <w:pPr>
        <w:pStyle w:val="CommentText"/>
      </w:pPr>
      <w:r>
        <w:rPr>
          <w:rStyle w:val="CommentReference"/>
        </w:rPr>
        <w:annotationRef/>
      </w:r>
      <w:r>
        <w:t>Incomplete Section</w:t>
      </w:r>
    </w:p>
  </w:comment>
  <w:comment w:id="15" w:author="Jefts, David L." w:date="2021-10-09T17:38:00Z" w:initials="JDL">
    <w:p w14:paraId="21DCCBF5" w14:textId="77777777" w:rsidR="00593CC8" w:rsidRDefault="00593CC8">
      <w:pPr>
        <w:pStyle w:val="CommentText"/>
      </w:pPr>
      <w:r>
        <w:rPr>
          <w:rStyle w:val="CommentReference"/>
        </w:rPr>
        <w:annotationRef/>
      </w:r>
      <w:r>
        <w:t>Incomplete Section</w:t>
      </w:r>
    </w:p>
    <w:p w14:paraId="4D532DDA" w14:textId="3446F975" w:rsidR="00593CC8" w:rsidRDefault="00593CC8" w:rsidP="00593CC8">
      <w:pPr>
        <w:pStyle w:val="CommentText"/>
        <w:ind w:left="0" w:firstLine="0"/>
      </w:pPr>
      <w:r>
        <w:t xml:space="preserve"> </w:t>
      </w:r>
    </w:p>
  </w:comment>
  <w:comment w:id="17" w:author="Jefts, David L." w:date="2021-10-09T17:39:00Z" w:initials="JDL">
    <w:p w14:paraId="2E89304D" w14:textId="5216984D" w:rsidR="00593CC8" w:rsidRDefault="00593CC8">
      <w:pPr>
        <w:pStyle w:val="CommentText"/>
      </w:pPr>
      <w:r>
        <w:rPr>
          <w:rStyle w:val="CommentReference"/>
        </w:rPr>
        <w:annotationRef/>
      </w:r>
      <w:r>
        <w:t>Incomplete Section</w:t>
      </w:r>
    </w:p>
  </w:comment>
  <w:comment w:id="19" w:author="Jefts, David L." w:date="2021-10-09T17:39:00Z" w:initials="JDL">
    <w:p w14:paraId="47DDB510" w14:textId="6198C271" w:rsidR="00593CC8" w:rsidRDefault="00593CC8">
      <w:pPr>
        <w:pStyle w:val="CommentText"/>
      </w:pPr>
      <w:r>
        <w:rPr>
          <w:rStyle w:val="CommentReference"/>
        </w:rPr>
        <w:annotationRef/>
      </w:r>
      <w:r>
        <w:t>Should be on new page</w:t>
      </w:r>
    </w:p>
  </w:comment>
  <w:comment w:id="21" w:author="Jefts, David L." w:date="2021-10-09T18:57:00Z" w:initials="JDL">
    <w:p w14:paraId="0303B5F7" w14:textId="7B1C564F" w:rsidR="001138D5" w:rsidRDefault="001138D5">
      <w:pPr>
        <w:pStyle w:val="CommentText"/>
      </w:pPr>
      <w:r>
        <w:rPr>
          <w:rStyle w:val="CommentReference"/>
        </w:rPr>
        <w:annotationRef/>
      </w:r>
      <w:r>
        <w:t>Should add a paragraph with this that explains the most important points of the diagram and the purpose of having it</w:t>
      </w:r>
    </w:p>
  </w:comment>
  <w:comment w:id="23" w:author="Jefts, David L." w:date="2021-10-09T17:39:00Z" w:initials="JDL">
    <w:p w14:paraId="3C685CBE" w14:textId="146A5E31" w:rsidR="00593CC8" w:rsidRDefault="00593CC8">
      <w:pPr>
        <w:pStyle w:val="CommentText"/>
      </w:pPr>
      <w:r>
        <w:rPr>
          <w:rStyle w:val="CommentReference"/>
        </w:rPr>
        <w:annotationRef/>
      </w:r>
      <w:r>
        <w:t>Should be on same page as image</w:t>
      </w:r>
    </w:p>
  </w:comment>
  <w:comment w:id="24" w:author="Jefts, David L." w:date="2021-10-09T18:58:00Z" w:initials="JDL">
    <w:p w14:paraId="4A8C88FB" w14:textId="51FB3B58" w:rsidR="001138D5" w:rsidRDefault="001138D5" w:rsidP="001138D5">
      <w:pPr>
        <w:pStyle w:val="CommentText"/>
      </w:pPr>
      <w:r>
        <w:rPr>
          <w:rStyle w:val="CommentReference"/>
        </w:rPr>
        <w:annotationRef/>
      </w:r>
      <w:r>
        <w:rPr>
          <w:rStyle w:val="CommentReference"/>
        </w:rPr>
        <w:annotationRef/>
      </w:r>
      <w:r>
        <w:t>Should add a paragraph with this that explains the most important points of the diagram and the purpose of having it</w:t>
      </w:r>
    </w:p>
  </w:comment>
  <w:comment w:id="25" w:author="Jefts, David L." w:date="2021-10-09T18:04:00Z" w:initials="JDL">
    <w:p w14:paraId="73C52A6C" w14:textId="3F4783E7" w:rsidR="009F2080" w:rsidRDefault="009F2080">
      <w:pPr>
        <w:pStyle w:val="CommentText"/>
      </w:pPr>
      <w:r>
        <w:rPr>
          <w:rStyle w:val="CommentReference"/>
        </w:rPr>
        <w:annotationRef/>
      </w:r>
      <w:r>
        <w:t>Commenting on your comment for visibility</w:t>
      </w:r>
    </w:p>
  </w:comment>
  <w:comment w:id="28" w:author="Jefts, David L." w:date="2021-10-09T18:04:00Z" w:initials="JDL">
    <w:p w14:paraId="1E43FEAF" w14:textId="39C14428" w:rsidR="009F2080" w:rsidRDefault="009F2080" w:rsidP="009F2080">
      <w:pPr>
        <w:pStyle w:val="CommentText"/>
      </w:pPr>
      <w:r>
        <w:rPr>
          <w:rStyle w:val="CommentReference"/>
        </w:rPr>
        <w:annotationRef/>
      </w:r>
      <w:r>
        <w:rPr>
          <w:rStyle w:val="CommentReference"/>
        </w:rPr>
        <w:annotationRef/>
      </w:r>
      <w:r>
        <w:t>Commenting on your comment for visibility</w:t>
      </w:r>
    </w:p>
  </w:comment>
  <w:comment w:id="31" w:author="Jefts, David L." w:date="2021-10-09T18:05:00Z" w:initials="JDL">
    <w:p w14:paraId="0129A7DC" w14:textId="28261C4F" w:rsidR="009F2080" w:rsidRDefault="009F2080">
      <w:pPr>
        <w:pStyle w:val="CommentText"/>
      </w:pPr>
      <w:r>
        <w:rPr>
          <w:rStyle w:val="CommentReference"/>
        </w:rPr>
        <w:annotationRef/>
      </w:r>
      <w:r w:rsidR="00A35915">
        <w:rPr>
          <w:rStyle w:val="CommentReference"/>
        </w:rPr>
        <w:t>These subsystems do not appear in any of your other diagrams</w:t>
      </w:r>
    </w:p>
  </w:comment>
  <w:comment w:id="32" w:author="Jefts, David L." w:date="2021-10-09T19:01:00Z" w:initials="JDL">
    <w:p w14:paraId="2DBC1AE6" w14:textId="2F152CCA" w:rsidR="001138D5" w:rsidRDefault="001138D5">
      <w:pPr>
        <w:pStyle w:val="CommentText"/>
      </w:pPr>
      <w:r>
        <w:rPr>
          <w:rStyle w:val="CommentReference"/>
        </w:rPr>
        <w:annotationRef/>
      </w:r>
      <w:r>
        <w:t>Should add a paragraph with this that explains the most important points of the diagram and the purpose of having it</w:t>
      </w:r>
    </w:p>
  </w:comment>
  <w:comment w:id="33" w:author="Jefts, David L." w:date="2021-10-09T18:07:00Z" w:initials="JDL">
    <w:p w14:paraId="53DE66A2" w14:textId="21D9B0BF" w:rsidR="009F2080" w:rsidRDefault="009F2080">
      <w:pPr>
        <w:pStyle w:val="CommentText"/>
      </w:pPr>
      <w:r>
        <w:rPr>
          <w:rStyle w:val="CommentReference"/>
        </w:rPr>
        <w:annotationRef/>
      </w:r>
      <w:r>
        <w:t>Commenting on your comment for visibility</w:t>
      </w:r>
    </w:p>
  </w:comment>
  <w:comment w:id="34" w:author="Jefts, David L." w:date="2021-10-09T18:07:00Z" w:initials="JDL">
    <w:p w14:paraId="6635C598" w14:textId="30020A70" w:rsidR="009F2080" w:rsidRDefault="009F2080">
      <w:pPr>
        <w:pStyle w:val="CommentText"/>
      </w:pPr>
      <w:r>
        <w:rPr>
          <w:rStyle w:val="CommentReference"/>
        </w:rPr>
        <w:annotationRef/>
      </w:r>
      <w:r>
        <w:t>Commenting on your comment for visibility</w:t>
      </w:r>
    </w:p>
  </w:comment>
  <w:comment w:id="35" w:author="Jefts, David L." w:date="2021-10-09T18:07:00Z" w:initials="JDL">
    <w:p w14:paraId="0917BC8C" w14:textId="659DEFA2" w:rsidR="009F2080" w:rsidRDefault="009F2080">
      <w:pPr>
        <w:pStyle w:val="CommentText"/>
      </w:pPr>
      <w:r>
        <w:rPr>
          <w:rStyle w:val="CommentReference"/>
        </w:rPr>
        <w:annotationRef/>
      </w:r>
      <w:r>
        <w:t>Commenting on your comment for visibility</w:t>
      </w:r>
    </w:p>
  </w:comment>
  <w:comment w:id="37" w:author="Jefts, David L." w:date="2021-10-09T19:06:00Z" w:initials="JDL">
    <w:p w14:paraId="4FC83D54" w14:textId="54BD56EE" w:rsidR="00AB1FAB" w:rsidRDefault="00AB1FAB">
      <w:pPr>
        <w:pStyle w:val="CommentText"/>
      </w:pPr>
      <w:r>
        <w:rPr>
          <w:rStyle w:val="CommentReference"/>
        </w:rPr>
        <w:annotationRef/>
      </w:r>
      <w:r>
        <w:t>It seems like every section after this point has nothing to do with the sections before this point. Are these all related to the EGR101 project or copy-pasted from somewhere else?</w:t>
      </w:r>
    </w:p>
  </w:comment>
  <w:comment w:id="39" w:author="Jefts, David L." w:date="2021-10-09T19:02:00Z" w:initials="JDL">
    <w:p w14:paraId="10283619" w14:textId="165994DB" w:rsidR="001138D5" w:rsidRDefault="001138D5">
      <w:pPr>
        <w:pStyle w:val="CommentText"/>
      </w:pPr>
      <w:r>
        <w:rPr>
          <w:rStyle w:val="CommentReference"/>
        </w:rPr>
        <w:annotationRef/>
      </w:r>
      <w:r w:rsidR="00AB1FAB">
        <w:t>Generally,</w:t>
      </w:r>
      <w:r>
        <w:t xml:space="preserve"> you want the first mention of something to be the point that you explain what that something is. This applies to </w:t>
      </w:r>
      <w:r w:rsidR="00AB1FAB">
        <w:t>acronyms as well.</w:t>
      </w:r>
    </w:p>
  </w:comment>
  <w:comment w:id="40" w:author="Jefts, David L." w:date="2021-10-09T19:03:00Z" w:initials="JDL">
    <w:p w14:paraId="0829DB15" w14:textId="58A91222" w:rsidR="00AB1FAB" w:rsidRDefault="00AB1FAB">
      <w:pPr>
        <w:pStyle w:val="CommentText"/>
      </w:pPr>
      <w:r>
        <w:rPr>
          <w:rStyle w:val="CommentReference"/>
        </w:rPr>
        <w:annotationRef/>
      </w:r>
      <w:r>
        <w:t>What does this mean?</w:t>
      </w:r>
    </w:p>
  </w:comment>
  <w:comment w:id="41" w:author="Jefts, David L." w:date="2021-10-09T19:03:00Z" w:initials="JDL">
    <w:p w14:paraId="5E2771CC" w14:textId="7E8B25C2" w:rsidR="00AB1FAB" w:rsidRDefault="00AB1FAB">
      <w:pPr>
        <w:pStyle w:val="CommentText"/>
      </w:pPr>
      <w:r>
        <w:rPr>
          <w:rStyle w:val="CommentReference"/>
        </w:rPr>
        <w:annotationRef/>
      </w:r>
      <w:r>
        <w:t>Should be on the same page as the explanation paragraph for clarity</w:t>
      </w:r>
    </w:p>
  </w:comment>
  <w:comment w:id="43" w:author="Jefts, David L." w:date="2021-10-09T19:11:00Z" w:initials="JDL">
    <w:p w14:paraId="390470B1" w14:textId="4DE6D002" w:rsidR="00BF2E28" w:rsidRDefault="00BF2E28">
      <w:pPr>
        <w:pStyle w:val="CommentText"/>
      </w:pPr>
      <w:r>
        <w:rPr>
          <w:rStyle w:val="CommentReference"/>
        </w:rPr>
        <w:annotationRef/>
      </w:r>
      <w:proofErr w:type="gramStart"/>
      <w:r>
        <w:t>All of</w:t>
      </w:r>
      <w:proofErr w:type="gramEnd"/>
      <w:r>
        <w:t xml:space="preserve"> your acronyms need to be defined the first time they are used. It is good practice to put them in the glossary as well.</w:t>
      </w:r>
    </w:p>
  </w:comment>
  <w:comment w:id="44" w:author="Jefts, David L." w:date="2021-10-09T20:47:00Z" w:initials="JDL">
    <w:p w14:paraId="2A197342" w14:textId="143D7CDB" w:rsidR="00746767" w:rsidRDefault="00746767">
      <w:pPr>
        <w:pStyle w:val="CommentText"/>
      </w:pPr>
      <w:r>
        <w:rPr>
          <w:rStyle w:val="CommentReference"/>
        </w:rPr>
        <w:annotationRef/>
      </w:r>
      <w:r>
        <w:t>Is this an acronym?</w:t>
      </w:r>
    </w:p>
  </w:comment>
  <w:comment w:id="38" w:author="Jefts, David L." w:date="2021-10-09T20:49:00Z" w:initials="JDL">
    <w:p w14:paraId="522D79D6" w14:textId="536DAC1C" w:rsidR="00746767" w:rsidRDefault="00746767">
      <w:pPr>
        <w:pStyle w:val="CommentText"/>
      </w:pPr>
      <w:r>
        <w:rPr>
          <w:rStyle w:val="CommentReference"/>
        </w:rPr>
        <w:annotationRef/>
      </w:r>
      <w:r>
        <w:t xml:space="preserve">It's fine to copy-paste a template from another project, but please at least delete </w:t>
      </w:r>
      <w:proofErr w:type="gramStart"/>
      <w:r>
        <w:t>all of</w:t>
      </w:r>
      <w:proofErr w:type="gramEnd"/>
      <w:r>
        <w:t xml:space="preserve"> the old stuff that is not relevant next time.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D5EEB2" w15:done="0"/>
  <w15:commentEx w15:paraId="7BBC3BB5" w15:done="0"/>
  <w15:commentEx w15:paraId="51E03D05" w15:done="0"/>
  <w15:commentEx w15:paraId="2DBC412B" w15:done="0"/>
  <w15:commentEx w15:paraId="6F2C9C62" w15:done="0"/>
  <w15:commentEx w15:paraId="4D532DDA" w15:done="0"/>
  <w15:commentEx w15:paraId="2E89304D" w15:done="0"/>
  <w15:commentEx w15:paraId="47DDB510" w15:done="0"/>
  <w15:commentEx w15:paraId="0303B5F7" w15:done="0"/>
  <w15:commentEx w15:paraId="3C685CBE" w15:done="0"/>
  <w15:commentEx w15:paraId="4A8C88FB" w15:done="0"/>
  <w15:commentEx w15:paraId="73C52A6C" w15:done="0"/>
  <w15:commentEx w15:paraId="1E43FEAF" w15:done="0"/>
  <w15:commentEx w15:paraId="0129A7DC" w15:done="0"/>
  <w15:commentEx w15:paraId="2DBC1AE6" w15:done="0"/>
  <w15:commentEx w15:paraId="53DE66A2" w15:done="0"/>
  <w15:commentEx w15:paraId="6635C598" w15:done="0"/>
  <w15:commentEx w15:paraId="0917BC8C" w15:done="0"/>
  <w15:commentEx w15:paraId="4FC83D54" w15:done="0"/>
  <w15:commentEx w15:paraId="10283619" w15:done="0"/>
  <w15:commentEx w15:paraId="0829DB15" w15:done="0"/>
  <w15:commentEx w15:paraId="5E2771CC" w15:done="0"/>
  <w15:commentEx w15:paraId="390470B1" w15:done="0"/>
  <w15:commentEx w15:paraId="2A197342" w15:done="0"/>
  <w15:commentEx w15:paraId="522D79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C5108" w16cex:dateUtc="2021-10-09T21:34:00Z"/>
  <w16cex:commentExtensible w16cex:durableId="250C50CC" w16cex:dateUtc="2021-10-09T21:33:00Z"/>
  <w16cex:commentExtensible w16cex:durableId="250C543A" w16cex:dateUtc="2021-10-09T21:47:00Z"/>
  <w16cex:commentExtensible w16cex:durableId="250C5210" w16cex:dateUtc="2021-10-09T21:38:00Z"/>
  <w16cex:commentExtensible w16cex:durableId="250C5220" w16cex:dateUtc="2021-10-09T21:38:00Z"/>
  <w16cex:commentExtensible w16cex:durableId="250C5227" w16cex:dateUtc="2021-10-09T21:38:00Z"/>
  <w16cex:commentExtensible w16cex:durableId="250C5235" w16cex:dateUtc="2021-10-09T21:39:00Z"/>
  <w16cex:commentExtensible w16cex:durableId="250C5241" w16cex:dateUtc="2021-10-09T21:39:00Z"/>
  <w16cex:commentExtensible w16cex:durableId="250C6491" w16cex:dateUtc="2021-10-09T22:57:00Z"/>
  <w16cex:commentExtensible w16cex:durableId="250C5252" w16cex:dateUtc="2021-10-09T21:39:00Z"/>
  <w16cex:commentExtensible w16cex:durableId="250C64BB" w16cex:dateUtc="2021-10-09T22:58:00Z"/>
  <w16cex:commentExtensible w16cex:durableId="250C581B" w16cex:dateUtc="2021-10-09T22:04:00Z"/>
  <w16cex:commentExtensible w16cex:durableId="250C582E" w16cex:dateUtc="2021-10-09T22:04:00Z"/>
  <w16cex:commentExtensible w16cex:durableId="250C584E" w16cex:dateUtc="2021-10-09T22:05:00Z"/>
  <w16cex:commentExtensible w16cex:durableId="250C659A" w16cex:dateUtc="2021-10-09T23:01:00Z"/>
  <w16cex:commentExtensible w16cex:durableId="250C58F3" w16cex:dateUtc="2021-10-09T22:07:00Z"/>
  <w16cex:commentExtensible w16cex:durableId="250C58F8" w16cex:dateUtc="2021-10-09T22:07:00Z"/>
  <w16cex:commentExtensible w16cex:durableId="250C58FC" w16cex:dateUtc="2021-10-09T22:07:00Z"/>
  <w16cex:commentExtensible w16cex:durableId="250C669B" w16cex:dateUtc="2021-10-09T23:06:00Z"/>
  <w16cex:commentExtensible w16cex:durableId="250C65AC" w16cex:dateUtc="2021-10-09T23:02:00Z"/>
  <w16cex:commentExtensible w16cex:durableId="250C661E" w16cex:dateUtc="2021-10-09T23:03:00Z"/>
  <w16cex:commentExtensible w16cex:durableId="250C65E5" w16cex:dateUtc="2021-10-09T23:03:00Z"/>
  <w16cex:commentExtensible w16cex:durableId="250C67C7" w16cex:dateUtc="2021-10-09T23:11:00Z"/>
  <w16cex:commentExtensible w16cex:durableId="250C7E5C" w16cex:dateUtc="2021-10-10T00:47:00Z"/>
  <w16cex:commentExtensible w16cex:durableId="250C7EE5" w16cex:dateUtc="2021-10-10T00: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D5EEB2" w16cid:durableId="250C5108"/>
  <w16cid:commentId w16cid:paraId="7BBC3BB5" w16cid:durableId="250C50CC"/>
  <w16cid:commentId w16cid:paraId="51E03D05" w16cid:durableId="250C543A"/>
  <w16cid:commentId w16cid:paraId="2DBC412B" w16cid:durableId="250C5210"/>
  <w16cid:commentId w16cid:paraId="6F2C9C62" w16cid:durableId="250C5220"/>
  <w16cid:commentId w16cid:paraId="4D532DDA" w16cid:durableId="250C5227"/>
  <w16cid:commentId w16cid:paraId="2E89304D" w16cid:durableId="250C5235"/>
  <w16cid:commentId w16cid:paraId="47DDB510" w16cid:durableId="250C5241"/>
  <w16cid:commentId w16cid:paraId="0303B5F7" w16cid:durableId="250C6491"/>
  <w16cid:commentId w16cid:paraId="3C685CBE" w16cid:durableId="250C5252"/>
  <w16cid:commentId w16cid:paraId="4A8C88FB" w16cid:durableId="250C64BB"/>
  <w16cid:commentId w16cid:paraId="73C52A6C" w16cid:durableId="250C581B"/>
  <w16cid:commentId w16cid:paraId="1E43FEAF" w16cid:durableId="250C582E"/>
  <w16cid:commentId w16cid:paraId="0129A7DC" w16cid:durableId="250C584E"/>
  <w16cid:commentId w16cid:paraId="2DBC1AE6" w16cid:durableId="250C659A"/>
  <w16cid:commentId w16cid:paraId="53DE66A2" w16cid:durableId="250C58F3"/>
  <w16cid:commentId w16cid:paraId="6635C598" w16cid:durableId="250C58F8"/>
  <w16cid:commentId w16cid:paraId="0917BC8C" w16cid:durableId="250C58FC"/>
  <w16cid:commentId w16cid:paraId="4FC83D54" w16cid:durableId="250C669B"/>
  <w16cid:commentId w16cid:paraId="10283619" w16cid:durableId="250C65AC"/>
  <w16cid:commentId w16cid:paraId="0829DB15" w16cid:durableId="250C661E"/>
  <w16cid:commentId w16cid:paraId="5E2771CC" w16cid:durableId="250C65E5"/>
  <w16cid:commentId w16cid:paraId="390470B1" w16cid:durableId="250C67C7"/>
  <w16cid:commentId w16cid:paraId="2A197342" w16cid:durableId="250C7E5C"/>
  <w16cid:commentId w16cid:paraId="522D79D6" w16cid:durableId="250C7EE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0C31A" w14:textId="77777777" w:rsidR="00E16758" w:rsidRDefault="00E16758">
      <w:pPr>
        <w:spacing w:after="0" w:line="240" w:lineRule="auto"/>
      </w:pPr>
      <w:r>
        <w:separator/>
      </w:r>
    </w:p>
  </w:endnote>
  <w:endnote w:type="continuationSeparator" w:id="0">
    <w:p w14:paraId="3EDAF7B6" w14:textId="77777777" w:rsidR="00E16758" w:rsidRDefault="00E167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01C04" w14:textId="77777777" w:rsidR="00C855B5" w:rsidRDefault="006648E2">
    <w:pPr>
      <w:tabs>
        <w:tab w:val="right" w:pos="9376"/>
      </w:tabs>
      <w:spacing w:after="0" w:line="259" w:lineRule="auto"/>
      <w:ind w:left="0" w:right="0" w:firstLine="0"/>
      <w:jc w:val="left"/>
    </w:pPr>
    <w:r>
      <w:rPr>
        <w:noProof/>
      </w:rPr>
      <w:drawing>
        <wp:anchor distT="0" distB="0" distL="114300" distR="114300" simplePos="0" relativeHeight="251658240" behindDoc="0" locked="0" layoutInCell="1" allowOverlap="0" wp14:anchorId="4D230F2D" wp14:editId="550A07AA">
          <wp:simplePos x="0" y="0"/>
          <wp:positionH relativeFrom="page">
            <wp:posOffset>914400</wp:posOffset>
          </wp:positionH>
          <wp:positionV relativeFrom="page">
            <wp:posOffset>8886978</wp:posOffset>
          </wp:positionV>
          <wp:extent cx="454152" cy="43815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454152" cy="438150"/>
                  </a:xfrm>
                  <a:prstGeom prst="rect">
                    <a:avLst/>
                  </a:prstGeom>
                </pic:spPr>
              </pic:pic>
            </a:graphicData>
          </a:graphic>
        </wp:anchor>
      </w:drawing>
    </w:r>
    <w:r>
      <w:rPr>
        <w:rFonts w:ascii="Calibri" w:eastAsia="Calibri" w:hAnsi="Calibri" w:cs="Calibri"/>
        <w:sz w:val="16"/>
      </w:rPr>
      <w:t xml:space="preserve"> Positional Information via GPS and Encoded Overlayed Navigation Signals</w:t>
    </w:r>
    <w:r>
      <w:rPr>
        <w:rFonts w:ascii="Calibri" w:eastAsia="Calibri" w:hAnsi="Calibri" w:cs="Calibri"/>
        <w:sz w:val="16"/>
      </w:rPr>
      <w:tab/>
    </w: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5E5B0" w14:textId="78E26618" w:rsidR="00C855B5" w:rsidRDefault="006648E2">
    <w:pPr>
      <w:tabs>
        <w:tab w:val="right" w:pos="9376"/>
      </w:tabs>
      <w:spacing w:after="0" w:line="259" w:lineRule="auto"/>
      <w:ind w:left="0" w:right="0" w:firstLine="0"/>
      <w:jc w:val="left"/>
    </w:pPr>
    <w:del w:id="55" w:author="Jefts, David L." w:date="2021-10-09T20:48:00Z">
      <w:r w:rsidDel="00746767">
        <w:rPr>
          <w:noProof/>
        </w:rPr>
        <w:drawing>
          <wp:anchor distT="0" distB="0" distL="114300" distR="114300" simplePos="0" relativeHeight="251659264" behindDoc="0" locked="0" layoutInCell="1" allowOverlap="0" wp14:anchorId="7CD4E82F" wp14:editId="181AAB61">
            <wp:simplePos x="0" y="0"/>
            <wp:positionH relativeFrom="page">
              <wp:posOffset>914400</wp:posOffset>
            </wp:positionH>
            <wp:positionV relativeFrom="page">
              <wp:posOffset>8886978</wp:posOffset>
            </wp:positionV>
            <wp:extent cx="454152" cy="43815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454152" cy="438150"/>
                    </a:xfrm>
                    <a:prstGeom prst="rect">
                      <a:avLst/>
                    </a:prstGeom>
                  </pic:spPr>
                </pic:pic>
              </a:graphicData>
            </a:graphic>
          </wp:anchor>
        </w:drawing>
      </w:r>
      <w:r w:rsidDel="00746767">
        <w:rPr>
          <w:rFonts w:ascii="Calibri" w:eastAsia="Calibri" w:hAnsi="Calibri" w:cs="Calibri"/>
          <w:sz w:val="16"/>
        </w:rPr>
        <w:delText xml:space="preserve"> Positional Information via GPS and Encoded Overlayed Navigation Signals</w:delText>
      </w:r>
    </w:del>
    <w:r>
      <w:rPr>
        <w:rFonts w:ascii="Calibri" w:eastAsia="Calibri" w:hAnsi="Calibri" w:cs="Calibri"/>
        <w:sz w:val="16"/>
      </w:rPr>
      <w:tab/>
    </w: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21569" w14:textId="77777777" w:rsidR="00C855B5" w:rsidRDefault="00C855B5">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C7967" w14:textId="77777777" w:rsidR="00E16758" w:rsidRDefault="00E16758">
      <w:pPr>
        <w:spacing w:after="0" w:line="240" w:lineRule="auto"/>
      </w:pPr>
      <w:r>
        <w:separator/>
      </w:r>
    </w:p>
  </w:footnote>
  <w:footnote w:type="continuationSeparator" w:id="0">
    <w:p w14:paraId="78DBC4A1" w14:textId="77777777" w:rsidR="00E16758" w:rsidRDefault="00E167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45008"/>
    <w:multiLevelType w:val="multilevel"/>
    <w:tmpl w:val="EDE88AE4"/>
    <w:lvl w:ilvl="0">
      <w:start w:val="1"/>
      <w:numFmt w:val="decimal"/>
      <w:pStyle w:val="Heading1"/>
      <w:lvlText w:val="%1"/>
      <w:lvlJc w:val="left"/>
      <w:pPr>
        <w:ind w:left="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start w:val="1"/>
      <w:numFmt w:val="decimal"/>
      <w:pStyle w:val="Heading3"/>
      <w:lvlText w:val="%1.%2.%3"/>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fts, David L.">
    <w15:presenceInfo w15:providerId="None" w15:userId="Jefts, David 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55B5"/>
    <w:rsid w:val="001138D5"/>
    <w:rsid w:val="00133574"/>
    <w:rsid w:val="0015098B"/>
    <w:rsid w:val="00216E59"/>
    <w:rsid w:val="00370B0B"/>
    <w:rsid w:val="00545667"/>
    <w:rsid w:val="005746C0"/>
    <w:rsid w:val="00593CC8"/>
    <w:rsid w:val="005C5584"/>
    <w:rsid w:val="00620F23"/>
    <w:rsid w:val="006648E2"/>
    <w:rsid w:val="0068141E"/>
    <w:rsid w:val="00733C98"/>
    <w:rsid w:val="00746767"/>
    <w:rsid w:val="0083178B"/>
    <w:rsid w:val="00851800"/>
    <w:rsid w:val="009C77AD"/>
    <w:rsid w:val="009F2080"/>
    <w:rsid w:val="00A35915"/>
    <w:rsid w:val="00AB1FAB"/>
    <w:rsid w:val="00B633A5"/>
    <w:rsid w:val="00BF2E28"/>
    <w:rsid w:val="00C855B5"/>
    <w:rsid w:val="00D125D2"/>
    <w:rsid w:val="00D85DD1"/>
    <w:rsid w:val="00E16758"/>
    <w:rsid w:val="00E41C73"/>
    <w:rsid w:val="06719EED"/>
    <w:rsid w:val="0B8B1949"/>
    <w:rsid w:val="0C86314F"/>
    <w:rsid w:val="0E2201B0"/>
    <w:rsid w:val="0E9B27A3"/>
    <w:rsid w:val="15C033F8"/>
    <w:rsid w:val="199EE426"/>
    <w:rsid w:val="1A067C72"/>
    <w:rsid w:val="1BC8F69C"/>
    <w:rsid w:val="1F2BE86D"/>
    <w:rsid w:val="224BD810"/>
    <w:rsid w:val="22AD770D"/>
    <w:rsid w:val="24F64DA2"/>
    <w:rsid w:val="25339943"/>
    <w:rsid w:val="2714E09C"/>
    <w:rsid w:val="28601B39"/>
    <w:rsid w:val="286E8544"/>
    <w:rsid w:val="2C00D528"/>
    <w:rsid w:val="2C7FF653"/>
    <w:rsid w:val="30382C0F"/>
    <w:rsid w:val="31010C22"/>
    <w:rsid w:val="31166E4F"/>
    <w:rsid w:val="329FA21C"/>
    <w:rsid w:val="32C32144"/>
    <w:rsid w:val="349A971A"/>
    <w:rsid w:val="3953FAAD"/>
    <w:rsid w:val="3A4C718D"/>
    <w:rsid w:val="3C859364"/>
    <w:rsid w:val="3DD84779"/>
    <w:rsid w:val="3DF5A1F6"/>
    <w:rsid w:val="46163444"/>
    <w:rsid w:val="467C34F6"/>
    <w:rsid w:val="4AB44773"/>
    <w:rsid w:val="4EF6924B"/>
    <w:rsid w:val="506D117E"/>
    <w:rsid w:val="50D14BCF"/>
    <w:rsid w:val="521A465E"/>
    <w:rsid w:val="52B8DCD3"/>
    <w:rsid w:val="54E9DCF4"/>
    <w:rsid w:val="585F77A8"/>
    <w:rsid w:val="5861AEA9"/>
    <w:rsid w:val="5D57BD57"/>
    <w:rsid w:val="5FDB27DA"/>
    <w:rsid w:val="62BBA81D"/>
    <w:rsid w:val="66B6D673"/>
    <w:rsid w:val="67062716"/>
    <w:rsid w:val="673B0895"/>
    <w:rsid w:val="69680935"/>
    <w:rsid w:val="6C8F24DB"/>
    <w:rsid w:val="728922CB"/>
    <w:rsid w:val="74DE949A"/>
    <w:rsid w:val="7655CED6"/>
    <w:rsid w:val="778A17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5F648"/>
  <w15:docId w15:val="{6BA4CFCC-61CE-4883-A0B9-55678D978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7" w:lineRule="auto"/>
      <w:ind w:left="10" w:right="7" w:hanging="10"/>
      <w:jc w:val="both"/>
    </w:pPr>
    <w:rPr>
      <w:rFonts w:ascii="Cambria" w:eastAsia="Cambria" w:hAnsi="Cambria" w:cs="Cambria"/>
      <w:color w:val="000000"/>
      <w:sz w:val="24"/>
    </w:rPr>
  </w:style>
  <w:style w:type="paragraph" w:styleId="Heading1">
    <w:name w:val="heading 1"/>
    <w:next w:val="Normal"/>
    <w:link w:val="Heading1Char"/>
    <w:uiPriority w:val="9"/>
    <w:qFormat/>
    <w:pPr>
      <w:keepNext/>
      <w:keepLines/>
      <w:numPr>
        <w:numId w:val="1"/>
      </w:numPr>
      <w:spacing w:after="248"/>
      <w:ind w:left="10" w:hanging="10"/>
      <w:outlineLvl w:val="0"/>
    </w:pPr>
    <w:rPr>
      <w:rFonts w:ascii="Cambria" w:eastAsia="Cambria" w:hAnsi="Cambria" w:cs="Cambria"/>
      <w:b/>
      <w:color w:val="000000"/>
      <w:sz w:val="34"/>
    </w:rPr>
  </w:style>
  <w:style w:type="paragraph" w:styleId="Heading2">
    <w:name w:val="heading 2"/>
    <w:next w:val="Normal"/>
    <w:link w:val="Heading2Char"/>
    <w:uiPriority w:val="9"/>
    <w:unhideWhenUsed/>
    <w:qFormat/>
    <w:pPr>
      <w:keepNext/>
      <w:keepLines/>
      <w:numPr>
        <w:ilvl w:val="1"/>
        <w:numId w:val="1"/>
      </w:numPr>
      <w:spacing w:after="236"/>
      <w:ind w:left="10" w:hanging="10"/>
      <w:outlineLvl w:val="1"/>
    </w:pPr>
    <w:rPr>
      <w:rFonts w:ascii="Cambria" w:eastAsia="Cambria" w:hAnsi="Cambria" w:cs="Cambria"/>
      <w:b/>
      <w:color w:val="000000"/>
      <w:sz w:val="29"/>
    </w:rPr>
  </w:style>
  <w:style w:type="paragraph" w:styleId="Heading3">
    <w:name w:val="heading 3"/>
    <w:next w:val="Normal"/>
    <w:link w:val="Heading3Char"/>
    <w:uiPriority w:val="9"/>
    <w:unhideWhenUsed/>
    <w:qFormat/>
    <w:pPr>
      <w:keepNext/>
      <w:keepLines/>
      <w:numPr>
        <w:ilvl w:val="2"/>
        <w:numId w:val="1"/>
      </w:numPr>
      <w:spacing w:after="295"/>
      <w:ind w:left="10" w:hanging="10"/>
      <w:outlineLvl w:val="2"/>
    </w:pPr>
    <w:rPr>
      <w:rFonts w:ascii="Cambria" w:eastAsia="Cambria" w:hAnsi="Cambria" w:cs="Cambr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000000"/>
      <w:sz w:val="24"/>
    </w:rPr>
  </w:style>
  <w:style w:type="character" w:customStyle="1" w:styleId="Heading2Char">
    <w:name w:val="Heading 2 Char"/>
    <w:link w:val="Heading2"/>
    <w:rPr>
      <w:rFonts w:ascii="Cambria" w:eastAsia="Cambria" w:hAnsi="Cambria" w:cs="Cambria"/>
      <w:b/>
      <w:color w:val="000000"/>
      <w:sz w:val="29"/>
    </w:rPr>
  </w:style>
  <w:style w:type="character" w:customStyle="1" w:styleId="Heading1Char">
    <w:name w:val="Heading 1 Char"/>
    <w:link w:val="Heading1"/>
    <w:rPr>
      <w:rFonts w:ascii="Cambria" w:eastAsia="Cambria" w:hAnsi="Cambria" w:cs="Cambria"/>
      <w:b/>
      <w:color w:val="000000"/>
      <w:sz w:val="34"/>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paragraph" w:styleId="TOC3">
    <w:name w:val="toc 3"/>
    <w:hidden/>
    <w:pPr>
      <w:ind w:left="15" w:right="15"/>
    </w:pPr>
    <w:rPr>
      <w:rFonts w:ascii="Calibri" w:eastAsia="Calibri" w:hAnsi="Calibri" w:cs="Calibri"/>
      <w:color w:val="000000"/>
    </w:rPr>
  </w:style>
  <w:style w:type="table" w:customStyle="1" w:styleId="TableGrid1">
    <w:name w:val="Table Grid1"/>
    <w:pPr>
      <w:spacing w:after="0" w:line="240" w:lineRule="auto"/>
    </w:p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D85DD1"/>
    <w:rPr>
      <w:sz w:val="16"/>
      <w:szCs w:val="16"/>
    </w:rPr>
  </w:style>
  <w:style w:type="paragraph" w:styleId="CommentText">
    <w:name w:val="annotation text"/>
    <w:basedOn w:val="Normal"/>
    <w:link w:val="CommentTextChar"/>
    <w:uiPriority w:val="99"/>
    <w:semiHidden/>
    <w:unhideWhenUsed/>
    <w:rsid w:val="00D85DD1"/>
    <w:pPr>
      <w:spacing w:line="240" w:lineRule="auto"/>
    </w:pPr>
    <w:rPr>
      <w:sz w:val="20"/>
      <w:szCs w:val="20"/>
    </w:rPr>
  </w:style>
  <w:style w:type="character" w:customStyle="1" w:styleId="CommentTextChar">
    <w:name w:val="Comment Text Char"/>
    <w:basedOn w:val="DefaultParagraphFont"/>
    <w:link w:val="CommentText"/>
    <w:uiPriority w:val="99"/>
    <w:semiHidden/>
    <w:rsid w:val="00D85DD1"/>
    <w:rPr>
      <w:rFonts w:ascii="Cambria" w:eastAsia="Cambria" w:hAnsi="Cambria" w:cs="Cambria"/>
      <w:color w:val="000000"/>
      <w:sz w:val="20"/>
      <w:szCs w:val="20"/>
    </w:rPr>
  </w:style>
  <w:style w:type="paragraph" w:styleId="CommentSubject">
    <w:name w:val="annotation subject"/>
    <w:basedOn w:val="CommentText"/>
    <w:next w:val="CommentText"/>
    <w:link w:val="CommentSubjectChar"/>
    <w:uiPriority w:val="99"/>
    <w:semiHidden/>
    <w:unhideWhenUsed/>
    <w:rsid w:val="00D85DD1"/>
    <w:rPr>
      <w:b/>
      <w:bCs/>
    </w:rPr>
  </w:style>
  <w:style w:type="character" w:customStyle="1" w:styleId="CommentSubjectChar">
    <w:name w:val="Comment Subject Char"/>
    <w:basedOn w:val="CommentTextChar"/>
    <w:link w:val="CommentSubject"/>
    <w:uiPriority w:val="99"/>
    <w:semiHidden/>
    <w:rsid w:val="00D85DD1"/>
    <w:rPr>
      <w:rFonts w:ascii="Cambria" w:eastAsia="Cambria" w:hAnsi="Cambria" w:cs="Cambria"/>
      <w:b/>
      <w:bCs/>
      <w:color w:val="000000"/>
      <w:sz w:val="20"/>
      <w:szCs w:val="20"/>
    </w:rPr>
  </w:style>
  <w:style w:type="paragraph" w:styleId="Header">
    <w:name w:val="header"/>
    <w:basedOn w:val="Normal"/>
    <w:link w:val="HeaderChar"/>
    <w:uiPriority w:val="99"/>
    <w:unhideWhenUsed/>
    <w:rsid w:val="007467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6767"/>
    <w:rPr>
      <w:rFonts w:ascii="Cambria" w:eastAsia="Cambria" w:hAnsi="Cambria" w:cs="Cambria"/>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9.jp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4.jpg"/></Relationships>
</file>

<file path=word/_rels/footer2.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1</Pages>
  <Words>1927</Words>
  <Characters>10987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Khalil, Daniel N.</dc:creator>
  <cp:keywords/>
  <cp:lastModifiedBy>Jefts, David L.</cp:lastModifiedBy>
  <cp:revision>14</cp:revision>
  <dcterms:created xsi:type="dcterms:W3CDTF">2021-09-22T21:02:00Z</dcterms:created>
  <dcterms:modified xsi:type="dcterms:W3CDTF">2021-10-10T17:40:00Z</dcterms:modified>
</cp:coreProperties>
</file>